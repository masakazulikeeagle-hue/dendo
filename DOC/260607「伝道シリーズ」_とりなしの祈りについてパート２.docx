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636E" w14:textId="77777777" w:rsidR="00970275" w:rsidRPr="00970275" w:rsidRDefault="00000000" w:rsidP="00970275">
      <w:r>
        <w:pict w14:anchorId="12D8B7C7">
          <v:rect id="_x0000_i1025" style="width:0;height:1.5pt" o:hralign="center" o:hrstd="t" o:hrnoshade="t" o:hr="t" fillcolor="gray" stroked="f">
            <v:textbox inset="5.85pt,.7pt,5.85pt,.7pt"/>
          </v:rect>
        </w:pict>
      </w:r>
    </w:p>
    <w:p w14:paraId="0AB74B74" w14:textId="5AFD77EE" w:rsidR="00970275" w:rsidRPr="00970275" w:rsidRDefault="00970275" w:rsidP="00970275">
      <w:pPr>
        <w:rPr>
          <w:b/>
          <w:bCs/>
        </w:rPr>
      </w:pPr>
      <w:r w:rsidRPr="00970275">
        <w:rPr>
          <w:b/>
          <w:bCs/>
        </w:rPr>
        <w:t>学び会「伝道シリーズ」</w:t>
      </w:r>
    </w:p>
    <w:p w14:paraId="34D66879" w14:textId="2A1A90C7" w:rsidR="00970275" w:rsidRPr="00970275" w:rsidRDefault="00970275" w:rsidP="00E93C3B">
      <w:pPr>
        <w:pStyle w:val="1"/>
      </w:pPr>
      <w:r w:rsidRPr="00970275">
        <w:t>第</w:t>
      </w:r>
      <w:r w:rsidR="00270CF8">
        <w:rPr>
          <w:rFonts w:hint="eastAsia"/>
        </w:rPr>
        <w:t>３</w:t>
      </w:r>
      <w:r w:rsidRPr="00970275">
        <w:t>回：</w:t>
      </w:r>
      <w:r w:rsidR="00ED6791">
        <w:rPr>
          <w:rFonts w:hint="eastAsia"/>
        </w:rPr>
        <w:t>とりなしの祈り</w:t>
      </w:r>
      <w:r w:rsidR="00315FB4">
        <w:rPr>
          <w:rFonts w:hint="eastAsia"/>
        </w:rPr>
        <w:t>について</w:t>
      </w:r>
      <w:r w:rsidR="00270CF8">
        <w:rPr>
          <w:rFonts w:hint="eastAsia"/>
        </w:rPr>
        <w:t>パート②</w:t>
      </w:r>
      <w:r w:rsidR="00315FB4">
        <w:rPr>
          <w:rFonts w:hint="eastAsia"/>
        </w:rPr>
        <w:t>。</w:t>
      </w:r>
    </w:p>
    <w:p w14:paraId="58427758" w14:textId="71503518" w:rsidR="00270CF8" w:rsidRDefault="00EC6C65" w:rsidP="00C2795E">
      <w:r>
        <w:rPr>
          <w:rFonts w:hint="eastAsia"/>
        </w:rPr>
        <w:t xml:space="preserve">　</w:t>
      </w:r>
      <w:r w:rsidR="00C2795E">
        <w:rPr>
          <w:rFonts w:hint="eastAsia"/>
        </w:rPr>
        <w:t>今回のテーマは</w:t>
      </w:r>
      <w:r w:rsidR="00270CF8">
        <w:rPr>
          <w:rFonts w:hint="eastAsia"/>
        </w:rPr>
        <w:t>前回に引き続き</w:t>
      </w:r>
      <w:r w:rsidR="00C2795E">
        <w:rPr>
          <w:rFonts w:hint="eastAsia"/>
        </w:rPr>
        <w:t>「とりなし</w:t>
      </w:r>
      <w:r w:rsidR="00270CF8">
        <w:rPr>
          <w:rFonts w:hint="eastAsia"/>
        </w:rPr>
        <w:t>の祈り</w:t>
      </w:r>
      <w:r w:rsidR="00C2795E">
        <w:rPr>
          <w:rFonts w:hint="eastAsia"/>
        </w:rPr>
        <w:t>」</w:t>
      </w:r>
      <w:r w:rsidR="00270CF8">
        <w:rPr>
          <w:rFonts w:hint="eastAsia"/>
        </w:rPr>
        <w:t>について学びます</w:t>
      </w:r>
      <w:r w:rsidR="00C2795E">
        <w:rPr>
          <w:rFonts w:hint="eastAsia"/>
        </w:rPr>
        <w:t>。</w:t>
      </w:r>
      <w:r w:rsidR="00270CF8">
        <w:rPr>
          <w:rFonts w:hint="eastAsia"/>
        </w:rPr>
        <w:t>とりなしの祈りは他の人の為に祈ることです。それは自分の為に祈る事</w:t>
      </w:r>
      <w:r w:rsidR="00462CF9">
        <w:rPr>
          <w:rFonts w:hint="eastAsia"/>
        </w:rPr>
        <w:t>から</w:t>
      </w:r>
      <w:r w:rsidR="00270CF8">
        <w:rPr>
          <w:rFonts w:hint="eastAsia"/>
        </w:rPr>
        <w:t>、</w:t>
      </w:r>
      <w:r w:rsidR="00462CF9">
        <w:rPr>
          <w:rFonts w:hint="eastAsia"/>
        </w:rPr>
        <w:t>さらに</w:t>
      </w:r>
      <w:r w:rsidR="00E96621">
        <w:rPr>
          <w:rFonts w:hint="eastAsia"/>
        </w:rPr>
        <w:t>一歩</w:t>
      </w:r>
      <w:r w:rsidR="00462CF9">
        <w:rPr>
          <w:rFonts w:hint="eastAsia"/>
        </w:rPr>
        <w:t>踏み込んだ</w:t>
      </w:r>
      <w:del w:id="0" w:author="user" w:date="2026-06-13T18:05:00Z" w16du:dateUtc="2026-06-13T09:05:00Z">
        <w:r w:rsidR="00462CF9" w:rsidDel="00A86693">
          <w:rPr>
            <w:rFonts w:hint="eastAsia"/>
          </w:rPr>
          <w:delText>（あるいは：</w:delText>
        </w:r>
        <w:r w:rsidR="00270CF8" w:rsidDel="00A86693">
          <w:rPr>
            <w:rFonts w:hint="eastAsia"/>
          </w:rPr>
          <w:delText>一段レベルが上がった</w:delText>
        </w:r>
        <w:r w:rsidR="00462CF9" w:rsidDel="00A86693">
          <w:rPr>
            <w:rFonts w:hint="eastAsia"/>
          </w:rPr>
          <w:delText>）</w:delText>
        </w:r>
      </w:del>
      <w:ins w:id="1" w:author="user" w:date="2026-06-13T18:05:00Z" w16du:dateUtc="2026-06-13T09:05:00Z">
        <w:r w:rsidR="00D9377D">
          <w:rPr>
            <w:rFonts w:hint="eastAsia"/>
          </w:rPr>
          <w:t>、</w:t>
        </w:r>
        <w:r w:rsidR="00D9377D" w:rsidRPr="00D9377D">
          <w:rPr>
            <w:rFonts w:hint="eastAsia"/>
          </w:rPr>
          <w:t>信仰の成熟へと向かう</w:t>
        </w:r>
      </w:ins>
      <w:r w:rsidR="00270CF8">
        <w:rPr>
          <w:rFonts w:hint="eastAsia"/>
        </w:rPr>
        <w:t>祈りと</w:t>
      </w:r>
      <w:r w:rsidR="00462CF9">
        <w:rPr>
          <w:rFonts w:hint="eastAsia"/>
        </w:rPr>
        <w:t>言えます</w:t>
      </w:r>
      <w:r w:rsidR="00270CF8">
        <w:rPr>
          <w:rFonts w:hint="eastAsia"/>
        </w:rPr>
        <w:t>。</w:t>
      </w:r>
    </w:p>
    <w:p w14:paraId="35B92CCD" w14:textId="3BAD2B9E" w:rsidR="00C2795E" w:rsidRDefault="00270CF8" w:rsidP="00270CF8">
      <w:pPr>
        <w:ind w:firstLineChars="100" w:firstLine="210"/>
      </w:pPr>
      <w:r>
        <w:rPr>
          <w:rFonts w:hint="eastAsia"/>
        </w:rPr>
        <w:t>一般的に、</w:t>
      </w:r>
      <w:r w:rsidR="005960C2">
        <w:rPr>
          <w:rFonts w:hint="eastAsia"/>
        </w:rPr>
        <w:t>私たちは</w:t>
      </w:r>
      <w:r>
        <w:rPr>
          <w:rFonts w:hint="eastAsia"/>
        </w:rPr>
        <w:t>自分自身を愛してい</w:t>
      </w:r>
      <w:r w:rsidR="005960C2">
        <w:rPr>
          <w:rFonts w:hint="eastAsia"/>
        </w:rPr>
        <w:t>るため</w:t>
      </w:r>
      <w:r>
        <w:rPr>
          <w:rFonts w:hint="eastAsia"/>
        </w:rPr>
        <w:t>、</w:t>
      </w:r>
      <w:r w:rsidR="005960C2">
        <w:rPr>
          <w:rFonts w:hint="eastAsia"/>
        </w:rPr>
        <w:t>まず</w:t>
      </w:r>
      <w:r>
        <w:rPr>
          <w:rFonts w:hint="eastAsia"/>
        </w:rPr>
        <w:t>自分の必要を覚え</w:t>
      </w:r>
      <w:r w:rsidR="006434F9">
        <w:rPr>
          <w:rFonts w:hint="eastAsia"/>
        </w:rPr>
        <w:t>て</w:t>
      </w:r>
      <w:r w:rsidR="005960C2">
        <w:rPr>
          <w:rFonts w:hint="eastAsia"/>
        </w:rPr>
        <w:t>祈り</w:t>
      </w:r>
      <w:r w:rsidR="00CF68E1">
        <w:rPr>
          <w:rFonts w:hint="eastAsia"/>
        </w:rPr>
        <w:t>がちで</w:t>
      </w:r>
      <w:r w:rsidR="005960C2">
        <w:rPr>
          <w:rFonts w:hint="eastAsia"/>
        </w:rPr>
        <w:t>す。</w:t>
      </w:r>
      <w:r w:rsidR="008D6788">
        <w:rPr>
          <w:rFonts w:hint="eastAsia"/>
        </w:rPr>
        <w:t>一方</w:t>
      </w:r>
      <w:r w:rsidR="005960C2">
        <w:rPr>
          <w:rFonts w:hint="eastAsia"/>
        </w:rPr>
        <w:t>、</w:t>
      </w:r>
      <w:r>
        <w:rPr>
          <w:rFonts w:hint="eastAsia"/>
        </w:rPr>
        <w:t>他の人の為に祈る</w:t>
      </w:r>
      <w:r w:rsidR="005960C2">
        <w:rPr>
          <w:rFonts w:hint="eastAsia"/>
        </w:rPr>
        <w:t>に</w:t>
      </w:r>
      <w:r>
        <w:rPr>
          <w:rFonts w:hint="eastAsia"/>
        </w:rPr>
        <w:t>は</w:t>
      </w:r>
      <w:r w:rsidR="0032644B">
        <w:rPr>
          <w:rFonts w:hint="eastAsia"/>
        </w:rPr>
        <w:t>、</w:t>
      </w:r>
      <w:r w:rsidR="005960C2">
        <w:rPr>
          <w:rFonts w:hint="eastAsia"/>
        </w:rPr>
        <w:t>「</w:t>
      </w:r>
      <w:r w:rsidR="0032644B">
        <w:rPr>
          <w:rFonts w:hint="eastAsia"/>
        </w:rPr>
        <w:t>隣人を愛する</w:t>
      </w:r>
      <w:r w:rsidR="005960C2">
        <w:rPr>
          <w:rFonts w:hint="eastAsia"/>
        </w:rPr>
        <w:t>」という</w:t>
      </w:r>
      <w:r w:rsidR="0032644B">
        <w:rPr>
          <w:rFonts w:hint="eastAsia"/>
        </w:rPr>
        <w:t>動機が必要です</w:t>
      </w:r>
      <w:r w:rsidR="00E96621">
        <w:rPr>
          <w:rFonts w:hint="eastAsia"/>
        </w:rPr>
        <w:t>。</w:t>
      </w:r>
      <w:r w:rsidR="005960C2">
        <w:rPr>
          <w:rFonts w:hint="eastAsia"/>
        </w:rPr>
        <w:t>他者の</w:t>
      </w:r>
      <w:r w:rsidR="0032644B">
        <w:rPr>
          <w:rFonts w:hint="eastAsia"/>
        </w:rPr>
        <w:t>必要を</w:t>
      </w:r>
      <w:r w:rsidR="005960C2">
        <w:rPr>
          <w:rFonts w:hint="eastAsia"/>
        </w:rPr>
        <w:t>心に留めて</w:t>
      </w:r>
      <w:r w:rsidR="0032644B">
        <w:rPr>
          <w:rFonts w:hint="eastAsia"/>
        </w:rPr>
        <w:t>祈る</w:t>
      </w:r>
      <w:r w:rsidR="005960C2">
        <w:rPr>
          <w:rFonts w:hint="eastAsia"/>
        </w:rPr>
        <w:t>こと</w:t>
      </w:r>
      <w:r w:rsidR="0032644B">
        <w:rPr>
          <w:rFonts w:hint="eastAsia"/>
        </w:rPr>
        <w:t>が</w:t>
      </w:r>
      <w:r w:rsidR="005960C2">
        <w:rPr>
          <w:rFonts w:hint="eastAsia"/>
        </w:rPr>
        <w:t>「</w:t>
      </w:r>
      <w:r w:rsidR="0032644B">
        <w:rPr>
          <w:rFonts w:hint="eastAsia"/>
        </w:rPr>
        <w:t>とりなしの祈り</w:t>
      </w:r>
      <w:r w:rsidR="005960C2">
        <w:rPr>
          <w:rFonts w:hint="eastAsia"/>
        </w:rPr>
        <w:t>」の本質</w:t>
      </w:r>
      <w:r w:rsidR="000A5F1D">
        <w:rPr>
          <w:rFonts w:hint="eastAsia"/>
        </w:rPr>
        <w:t>なので</w:t>
      </w:r>
      <w:r w:rsidR="0032644B">
        <w:rPr>
          <w:rFonts w:hint="eastAsia"/>
        </w:rPr>
        <w:t>す。</w:t>
      </w:r>
    </w:p>
    <w:p w14:paraId="1A492578" w14:textId="2D8907F8" w:rsidR="000A5F1D" w:rsidRDefault="000A5F1D" w:rsidP="008D6788">
      <w:pPr>
        <w:ind w:firstLineChars="100" w:firstLine="210"/>
      </w:pPr>
      <w:r>
        <w:rPr>
          <w:rFonts w:hint="eastAsia"/>
        </w:rPr>
        <w:t>しかし</w:t>
      </w:r>
      <w:r w:rsidR="00C94923">
        <w:rPr>
          <w:rFonts w:hint="eastAsia"/>
        </w:rPr>
        <w:t>、</w:t>
      </w:r>
      <w:r>
        <w:rPr>
          <w:rFonts w:hint="eastAsia"/>
        </w:rPr>
        <w:t>真面目</w:t>
      </w:r>
      <w:r w:rsidR="006434F9">
        <w:rPr>
          <w:rFonts w:hint="eastAsia"/>
        </w:rPr>
        <w:t>に考え</w:t>
      </w:r>
      <w:r>
        <w:rPr>
          <w:rFonts w:hint="eastAsia"/>
        </w:rPr>
        <w:t>れば考えるほど</w:t>
      </w:r>
      <w:r w:rsidR="006434F9">
        <w:rPr>
          <w:rFonts w:hint="eastAsia"/>
        </w:rPr>
        <w:t>、</w:t>
      </w:r>
      <w:r>
        <w:rPr>
          <w:rFonts w:hint="eastAsia"/>
        </w:rPr>
        <w:t>「</w:t>
      </w:r>
      <w:r w:rsidR="008D6788">
        <w:rPr>
          <w:rFonts w:hint="eastAsia"/>
        </w:rPr>
        <w:t>私たち</w:t>
      </w:r>
      <w:r>
        <w:rPr>
          <w:rFonts w:hint="eastAsia"/>
        </w:rPr>
        <w:t>は本当に</w:t>
      </w:r>
      <w:r w:rsidR="008D6788">
        <w:rPr>
          <w:rFonts w:hint="eastAsia"/>
        </w:rPr>
        <w:t>、</w:t>
      </w:r>
      <w:r>
        <w:rPr>
          <w:rFonts w:hint="eastAsia"/>
        </w:rPr>
        <w:t>心から</w:t>
      </w:r>
      <w:r w:rsidR="008D6788">
        <w:rPr>
          <w:rFonts w:hint="eastAsia"/>
        </w:rPr>
        <w:t>他</w:t>
      </w:r>
      <w:r>
        <w:rPr>
          <w:rFonts w:hint="eastAsia"/>
        </w:rPr>
        <w:t>者</w:t>
      </w:r>
      <w:r w:rsidR="008D6788">
        <w:rPr>
          <w:rFonts w:hint="eastAsia"/>
        </w:rPr>
        <w:t>の必要を覚え、愛する事ができるのか</w:t>
      </w:r>
      <w:r>
        <w:rPr>
          <w:rFonts w:hint="eastAsia"/>
        </w:rPr>
        <w:t>」</w:t>
      </w:r>
      <w:r w:rsidR="006434F9">
        <w:rPr>
          <w:rFonts w:hint="eastAsia"/>
        </w:rPr>
        <w:t>と</w:t>
      </w:r>
      <w:r>
        <w:rPr>
          <w:rFonts w:hint="eastAsia"/>
        </w:rPr>
        <w:t>、自らの内面を</w:t>
      </w:r>
      <w:r w:rsidR="008D6788">
        <w:rPr>
          <w:rFonts w:hint="eastAsia"/>
        </w:rPr>
        <w:t>探</w:t>
      </w:r>
      <w:r w:rsidR="006434F9">
        <w:rPr>
          <w:rFonts w:hint="eastAsia"/>
        </w:rPr>
        <w:t>られ</w:t>
      </w:r>
      <w:r>
        <w:rPr>
          <w:rFonts w:hint="eastAsia"/>
        </w:rPr>
        <w:t>ま</w:t>
      </w:r>
      <w:r w:rsidR="006434F9">
        <w:rPr>
          <w:rFonts w:hint="eastAsia"/>
        </w:rPr>
        <w:t>す。</w:t>
      </w:r>
      <w:r>
        <w:rPr>
          <w:rFonts w:hint="eastAsia"/>
        </w:rPr>
        <w:t>こ</w:t>
      </w:r>
      <w:r w:rsidR="006434F9">
        <w:rPr>
          <w:rFonts w:hint="eastAsia"/>
        </w:rPr>
        <w:t>こには</w:t>
      </w:r>
      <w:r w:rsidR="008D6788">
        <w:rPr>
          <w:rFonts w:hint="eastAsia"/>
        </w:rPr>
        <w:t>人間の罪、イエス様の贖い</w:t>
      </w:r>
      <w:r w:rsidR="00E2508D">
        <w:rPr>
          <w:rFonts w:hint="eastAsia"/>
        </w:rPr>
        <w:t>、</w:t>
      </w:r>
      <w:r>
        <w:rPr>
          <w:rFonts w:hint="eastAsia"/>
        </w:rPr>
        <w:t>そして</w:t>
      </w:r>
      <w:r w:rsidR="00092472">
        <w:rPr>
          <w:rFonts w:hint="eastAsia"/>
        </w:rPr>
        <w:t>神の愛</w:t>
      </w:r>
      <w:r>
        <w:rPr>
          <w:rFonts w:hint="eastAsia"/>
        </w:rPr>
        <w:t>という、キリスト教</w:t>
      </w:r>
      <w:r w:rsidR="00E2508D">
        <w:rPr>
          <w:rFonts w:hint="eastAsia"/>
        </w:rPr>
        <w:t>の</w:t>
      </w:r>
      <w:r w:rsidR="006434F9">
        <w:rPr>
          <w:rFonts w:hint="eastAsia"/>
        </w:rPr>
        <w:t>基礎的な神学</w:t>
      </w:r>
      <w:r>
        <w:rPr>
          <w:rFonts w:hint="eastAsia"/>
        </w:rPr>
        <w:t>（土台）</w:t>
      </w:r>
      <w:r w:rsidR="006434F9">
        <w:rPr>
          <w:rFonts w:hint="eastAsia"/>
        </w:rPr>
        <w:t>が</w:t>
      </w:r>
      <w:r>
        <w:rPr>
          <w:rFonts w:hint="eastAsia"/>
        </w:rPr>
        <w:t>不可欠</w:t>
      </w:r>
      <w:r w:rsidR="00092472">
        <w:rPr>
          <w:rFonts w:hint="eastAsia"/>
        </w:rPr>
        <w:t>です。この土台</w:t>
      </w:r>
      <w:r w:rsidR="006434F9">
        <w:rPr>
          <w:rFonts w:hint="eastAsia"/>
        </w:rPr>
        <w:t>が無ければ</w:t>
      </w:r>
      <w:r w:rsidR="008D6788">
        <w:rPr>
          <w:rFonts w:hint="eastAsia"/>
        </w:rPr>
        <w:t>、</w:t>
      </w:r>
      <w:r>
        <w:rPr>
          <w:rFonts w:hint="eastAsia"/>
        </w:rPr>
        <w:t>私たち</w:t>
      </w:r>
      <w:r w:rsidR="006B404C">
        <w:rPr>
          <w:rFonts w:hint="eastAsia"/>
        </w:rPr>
        <w:t>の「</w:t>
      </w:r>
      <w:r w:rsidR="00092472">
        <w:rPr>
          <w:rFonts w:hint="eastAsia"/>
        </w:rPr>
        <w:t>とりなし</w:t>
      </w:r>
      <w:r w:rsidR="006B404C">
        <w:rPr>
          <w:rFonts w:hint="eastAsia"/>
        </w:rPr>
        <w:t>」</w:t>
      </w:r>
      <w:r>
        <w:rPr>
          <w:rFonts w:hint="eastAsia"/>
        </w:rPr>
        <w:t>は自己欺瞞や</w:t>
      </w:r>
      <w:r w:rsidR="006434F9">
        <w:rPr>
          <w:rFonts w:hint="eastAsia"/>
        </w:rPr>
        <w:t>偽善</w:t>
      </w:r>
      <w:r>
        <w:rPr>
          <w:rFonts w:hint="eastAsia"/>
        </w:rPr>
        <w:t>に陥ってしまうかもしれません</w:t>
      </w:r>
      <w:r w:rsidR="006434F9">
        <w:rPr>
          <w:rFonts w:hint="eastAsia"/>
        </w:rPr>
        <w:t>。</w:t>
      </w:r>
    </w:p>
    <w:p w14:paraId="236BCFDB" w14:textId="42F77353" w:rsidR="00C2795E" w:rsidRPr="00970275" w:rsidRDefault="000A5F1D" w:rsidP="008D6788">
      <w:pPr>
        <w:ind w:firstLineChars="100" w:firstLine="210"/>
      </w:pPr>
      <w:r>
        <w:rPr>
          <w:rFonts w:hint="eastAsia"/>
        </w:rPr>
        <w:t>けれども</w:t>
      </w:r>
      <w:r w:rsidR="006434F9">
        <w:rPr>
          <w:rFonts w:hint="eastAsia"/>
        </w:rPr>
        <w:t>私たちには、イエスキリスト</w:t>
      </w:r>
      <w:ins w:id="2" w:author="user" w:date="2026-06-13T18:08:00Z" w16du:dateUtc="2026-06-13T09:08:00Z">
        <w:r w:rsidR="00834E40">
          <w:rPr>
            <w:rFonts w:hint="eastAsia"/>
          </w:rPr>
          <w:t>に対する</w:t>
        </w:r>
      </w:ins>
      <w:del w:id="3" w:author="user" w:date="2026-06-13T18:08:00Z" w16du:dateUtc="2026-06-13T09:08:00Z">
        <w:r w:rsidR="006434F9" w:rsidDel="00834E40">
          <w:rPr>
            <w:rFonts w:hint="eastAsia"/>
          </w:rPr>
          <w:delText>の</w:delText>
        </w:r>
      </w:del>
      <w:r w:rsidR="006434F9">
        <w:rPr>
          <w:rFonts w:hint="eastAsia"/>
        </w:rPr>
        <w:t>信仰があります</w:t>
      </w:r>
      <w:r>
        <w:rPr>
          <w:rFonts w:hint="eastAsia"/>
        </w:rPr>
        <w:t>。だからこそ</w:t>
      </w:r>
      <w:r w:rsidR="006434F9">
        <w:rPr>
          <w:rFonts w:hint="eastAsia"/>
        </w:rPr>
        <w:t>、臆することなく</w:t>
      </w:r>
      <w:r>
        <w:rPr>
          <w:rFonts w:hint="eastAsia"/>
        </w:rPr>
        <w:t>「</w:t>
      </w:r>
      <w:r w:rsidR="006434F9">
        <w:rPr>
          <w:rFonts w:hint="eastAsia"/>
        </w:rPr>
        <w:t>とりなしの道</w:t>
      </w:r>
      <w:r>
        <w:rPr>
          <w:rFonts w:hint="eastAsia"/>
        </w:rPr>
        <w:t>」へと進むことができるのです</w:t>
      </w:r>
      <w:r w:rsidR="006434F9">
        <w:rPr>
          <w:rFonts w:hint="eastAsia"/>
        </w:rPr>
        <w:t>。</w:t>
      </w:r>
      <w:r>
        <w:rPr>
          <w:rFonts w:hint="eastAsia"/>
        </w:rPr>
        <w:t>まずは、</w:t>
      </w:r>
      <w:r w:rsidR="006434F9">
        <w:rPr>
          <w:rFonts w:hint="eastAsia"/>
        </w:rPr>
        <w:t>その</w:t>
      </w:r>
      <w:r>
        <w:rPr>
          <w:rFonts w:hint="eastAsia"/>
        </w:rPr>
        <w:t>土台となる</w:t>
      </w:r>
      <w:r w:rsidR="008639E9">
        <w:rPr>
          <w:rFonts w:hint="eastAsia"/>
        </w:rPr>
        <w:t>聖書</w:t>
      </w:r>
      <w:r>
        <w:rPr>
          <w:rFonts w:hint="eastAsia"/>
        </w:rPr>
        <w:t>の箇所</w:t>
      </w:r>
      <w:r w:rsidR="008639E9">
        <w:rPr>
          <w:rFonts w:hint="eastAsia"/>
        </w:rPr>
        <w:t>から学</w:t>
      </w:r>
      <w:r>
        <w:rPr>
          <w:rFonts w:hint="eastAsia"/>
        </w:rPr>
        <w:t>んでいきましょう</w:t>
      </w:r>
      <w:r w:rsidR="008639E9">
        <w:rPr>
          <w:rFonts w:hint="eastAsia"/>
        </w:rPr>
        <w:t>。</w:t>
      </w:r>
    </w:p>
    <w:p w14:paraId="60B1586B" w14:textId="113D6154" w:rsidR="00970275" w:rsidRDefault="006B404C" w:rsidP="00E93C3B">
      <w:pPr>
        <w:pStyle w:val="2"/>
      </w:pPr>
      <w:r>
        <w:rPr>
          <w:rFonts w:hint="eastAsia"/>
        </w:rPr>
        <w:t>聖書が扱っている</w:t>
      </w:r>
      <w:r w:rsidR="00970275" w:rsidRPr="00970275">
        <w:t>「</w:t>
      </w:r>
      <w:r w:rsidR="004A3373">
        <w:rPr>
          <w:rFonts w:hint="eastAsia"/>
        </w:rPr>
        <w:t>とりなしの祈り</w:t>
      </w:r>
      <w:r w:rsidR="00970275" w:rsidRPr="00970275">
        <w:t>」</w:t>
      </w:r>
    </w:p>
    <w:p w14:paraId="1AE34743" w14:textId="77777777" w:rsidR="00C94923" w:rsidRPr="00C94923" w:rsidRDefault="00C94923" w:rsidP="00C94923">
      <w:r w:rsidRPr="00C94923">
        <w:t>聖書の中では、様々な場面において、とりなしの祈りを捧げるよう勧められ、また命じられています。</w:t>
      </w:r>
    </w:p>
    <w:p w14:paraId="1C318E83" w14:textId="77777777" w:rsidR="00C94923" w:rsidRPr="00C94923" w:rsidRDefault="00C94923" w:rsidP="00C94923">
      <w:pPr>
        <w:numPr>
          <w:ilvl w:val="0"/>
          <w:numId w:val="9"/>
        </w:numPr>
      </w:pPr>
      <w:r w:rsidRPr="00C94923">
        <w:rPr>
          <w:b/>
          <w:bCs/>
        </w:rPr>
        <w:t>① 第一テモテ 2:1〜2</w:t>
      </w:r>
      <w:r w:rsidRPr="00C94923">
        <w:t>：すべての人、社会的リーダーや国のために祈ること</w:t>
      </w:r>
    </w:p>
    <w:p w14:paraId="343501C5" w14:textId="77777777" w:rsidR="00C94923" w:rsidRPr="00C94923" w:rsidRDefault="00C94923" w:rsidP="00C94923">
      <w:pPr>
        <w:numPr>
          <w:ilvl w:val="0"/>
          <w:numId w:val="9"/>
        </w:numPr>
      </w:pPr>
      <w:r w:rsidRPr="00C94923">
        <w:rPr>
          <w:b/>
          <w:bCs/>
        </w:rPr>
        <w:t>② ヤコブ 5:16</w:t>
      </w:r>
      <w:r w:rsidRPr="00C94923">
        <w:t>：互いのために祈りを捧げ合うこと</w:t>
      </w:r>
    </w:p>
    <w:p w14:paraId="7091B5A9" w14:textId="77777777" w:rsidR="00C94923" w:rsidRPr="00C94923" w:rsidRDefault="00C94923" w:rsidP="00C94923">
      <w:pPr>
        <w:numPr>
          <w:ilvl w:val="0"/>
          <w:numId w:val="9"/>
        </w:numPr>
      </w:pPr>
      <w:r w:rsidRPr="00C94923">
        <w:rPr>
          <w:b/>
          <w:bCs/>
        </w:rPr>
        <w:t>③ マタイ 5:44</w:t>
      </w:r>
      <w:r w:rsidRPr="00C94923">
        <w:t>：敵のために祈ること（イエス様の教え）</w:t>
      </w:r>
    </w:p>
    <w:p w14:paraId="20F2FF18" w14:textId="77777777" w:rsidR="00C94923" w:rsidRPr="00C94923" w:rsidRDefault="00C94923" w:rsidP="00C94923">
      <w:pPr>
        <w:numPr>
          <w:ilvl w:val="0"/>
          <w:numId w:val="9"/>
        </w:numPr>
      </w:pPr>
      <w:r w:rsidRPr="00C94923">
        <w:rPr>
          <w:b/>
          <w:bCs/>
        </w:rPr>
        <w:t>④ エペソ 6:18</w:t>
      </w:r>
      <w:r w:rsidRPr="00C94923">
        <w:t>：すべての聖徒（世界で働くクリスチャン）のために祈ること</w:t>
      </w:r>
    </w:p>
    <w:p w14:paraId="2531085F" w14:textId="77777777" w:rsidR="00C94923" w:rsidRPr="00C94923" w:rsidRDefault="00C94923" w:rsidP="00C94923">
      <w:r w:rsidRPr="00C94923">
        <w:t>では、私たちはどのようにして、これら他者の必要を知り、心に留めることができるのでしょうか。</w:t>
      </w:r>
    </w:p>
    <w:p w14:paraId="651AF761" w14:textId="5884E076" w:rsidR="00C94923" w:rsidRPr="00C94923" w:rsidRDefault="00C94923" w:rsidP="00C94923">
      <w:r w:rsidRPr="00C94923">
        <w:t>例えば②（</w:t>
      </w:r>
      <w:r w:rsidRPr="00C94923">
        <w:rPr>
          <w:b/>
          <w:bCs/>
        </w:rPr>
        <w:t>互いのため</w:t>
      </w:r>
      <w:r w:rsidRPr="00C94923">
        <w:t>）や④（</w:t>
      </w:r>
      <w:r w:rsidRPr="00C94923">
        <w:rPr>
          <w:b/>
          <w:bCs/>
        </w:rPr>
        <w:t>聖徒のため</w:t>
      </w:r>
      <w:r w:rsidRPr="00C94923">
        <w:t>）であれば、教会の祈祷会での交わりを深め、祈りの課題を分かち合うことで知ることができます。また、①（</w:t>
      </w:r>
      <w:r w:rsidRPr="00C94923">
        <w:rPr>
          <w:b/>
          <w:bCs/>
        </w:rPr>
        <w:t>国やリーダーのため</w:t>
      </w:r>
      <w:r w:rsidRPr="00C94923">
        <w:t>）については、新聞やテレビのニュース、様々な情報を通して「祈らされる」という経験をすることもあるでしょう。</w:t>
      </w:r>
    </w:p>
    <w:p w14:paraId="56914065" w14:textId="77777777" w:rsidR="00C94923" w:rsidRPr="00C94923" w:rsidRDefault="00C94923" w:rsidP="00C94923">
      <w:r w:rsidRPr="00C94923">
        <w:t>私たちはこうした交わりや情報を通して祈りへと導かれますが、その背後には必ず</w:t>
      </w:r>
      <w:r w:rsidRPr="00C94923">
        <w:rPr>
          <w:b/>
          <w:bCs/>
        </w:rPr>
        <w:t>聖霊（御霊）様の働き</w:t>
      </w:r>
      <w:r w:rsidRPr="00C94923">
        <w:t>があります。御霊様は常に私たちに寄り添い、導いてくださっているのです。</w:t>
      </w:r>
    </w:p>
    <w:p w14:paraId="1D603BB5" w14:textId="4B67277A" w:rsidR="00C94923" w:rsidRPr="00C94923" w:rsidRDefault="00C94923" w:rsidP="00C94923">
      <w:r w:rsidRPr="00C94923">
        <w:lastRenderedPageBreak/>
        <w:t>特に、③</w:t>
      </w:r>
      <w:r w:rsidRPr="00C94923">
        <w:rPr>
          <w:b/>
          <w:bCs/>
        </w:rPr>
        <w:t>にある「自分に敵対する人のため」</w:t>
      </w:r>
      <w:r w:rsidRPr="00C94923">
        <w:t>に祈ることや、まだ救われていない人のために祈ることは、私たちの肉の力だけでは不可能です。御霊様の確かな導きをいただき、イエス様を深く見上げることによって初めて、私たちはこのとりなしの祈りへと一歩を踏み出せるのではないでしょうか。</w:t>
      </w:r>
    </w:p>
    <w:p w14:paraId="5AB11A1C" w14:textId="77777777" w:rsidR="00C94923" w:rsidRPr="00C94923" w:rsidRDefault="00C94923" w:rsidP="00C94923"/>
    <w:p w14:paraId="479FEAF8" w14:textId="3E7B268D" w:rsidR="00913BD1" w:rsidRDefault="00454152" w:rsidP="00111F1E">
      <w:pPr>
        <w:pStyle w:val="1"/>
      </w:pPr>
      <w:r>
        <w:rPr>
          <w:rFonts w:hint="eastAsia"/>
        </w:rPr>
        <w:t>御霊のとりなし</w:t>
      </w:r>
    </w:p>
    <w:p w14:paraId="29E75D2E" w14:textId="77777777" w:rsidR="00E96621" w:rsidRDefault="00492843" w:rsidP="00492843">
      <w:r w:rsidRPr="00492843">
        <w:rPr>
          <w:b/>
          <w:bCs/>
        </w:rPr>
        <w:t>ローマ人への手紙 8章26〜27節</w:t>
      </w:r>
      <w:r w:rsidRPr="00492843">
        <w:t xml:space="preserve"> </w:t>
      </w:r>
    </w:p>
    <w:p w14:paraId="36A9E3A6" w14:textId="7D6F178C" w:rsidR="00492843" w:rsidRPr="00492843" w:rsidRDefault="00492843" w:rsidP="00944FAB">
      <w:pPr>
        <w:pStyle w:val="a7"/>
      </w:pPr>
      <w:r w:rsidRPr="00492843">
        <w:t>「御霊も同じようにして、私たちの弱さを助けてくださいます。私たちは、どのように祈ったらよいか分からないのですが、御霊ご自身が、言葉に表せないうめきをもって、私たちのためにとりなしてくださるのです。」</w:t>
      </w:r>
    </w:p>
    <w:p w14:paraId="48D84993" w14:textId="77777777" w:rsidR="00513365" w:rsidRDefault="00492843" w:rsidP="00492843">
      <w:pPr>
        <w:rPr>
          <w:ins w:id="4" w:author="user" w:date="2026-06-13T18:39:00Z" w16du:dateUtc="2026-06-13T09:39:00Z"/>
        </w:rPr>
      </w:pPr>
      <w:r w:rsidRPr="00492843">
        <w:t>私たちは、救いの完成を待ち望みつつも、時にどのように祈ってよいか分からず、心の中でうめくことがあります。神様は、そんな私たちの姿をすべてよく知っておられます。そして御霊様もまた、同じようにうめきながら、私たちのためにとりなしてくださっているのです。</w:t>
      </w:r>
    </w:p>
    <w:p w14:paraId="7A71DB6C" w14:textId="6EB2ED90" w:rsidR="00513365" w:rsidRDefault="00513365" w:rsidP="00492843">
      <w:pPr>
        <w:rPr>
          <w:ins w:id="5" w:author="user" w:date="2026-06-13T18:39:00Z" w16du:dateUtc="2026-06-13T09:39:00Z"/>
        </w:rPr>
      </w:pPr>
      <w:ins w:id="6" w:author="user" w:date="2026-06-13T18:39:00Z" w16du:dateUtc="2026-06-13T09:39:00Z">
        <w:r w:rsidRPr="00513365">
          <w:rPr>
            <w:rFonts w:hint="eastAsia"/>
          </w:rPr>
          <w:t>私たちが誰かのためにとりなす前に、まず三位一体の神（御霊と御子）が私たちのために常にとりなしてくださってい</w:t>
        </w:r>
      </w:ins>
      <w:ins w:id="7" w:author="user" w:date="2026-06-13T18:40:00Z" w16du:dateUtc="2026-06-13T09:40:00Z">
        <w:r>
          <w:rPr>
            <w:rFonts w:hint="eastAsia"/>
          </w:rPr>
          <w:t>ます。</w:t>
        </w:r>
      </w:ins>
    </w:p>
    <w:p w14:paraId="2E8F15DF" w14:textId="5DE5EED0" w:rsidR="00492843" w:rsidRPr="00492843" w:rsidDel="00513365" w:rsidRDefault="00492843" w:rsidP="00492843">
      <w:pPr>
        <w:rPr>
          <w:moveFrom w:id="8" w:author="user" w:date="2026-06-13T18:46:00Z" w16du:dateUtc="2026-06-13T09:46:00Z"/>
        </w:rPr>
      </w:pPr>
      <w:moveFromRangeStart w:id="9" w:author="user" w:date="2026-06-13T18:46:00Z" w:name="move232268477"/>
      <w:moveFrom w:id="10" w:author="user" w:date="2026-06-13T18:46:00Z" w16du:dateUtc="2026-06-13T09:46:00Z">
        <w:r w:rsidRPr="00492843" w:rsidDel="00513365">
          <w:t>私たちはこの御霊様に導かれ、さらにイエス様のとりなしへと結び合わされていくのではないでしょうか。</w:t>
        </w:r>
      </w:moveFrom>
    </w:p>
    <w:moveFromRangeEnd w:id="9"/>
    <w:p w14:paraId="7917FACA" w14:textId="77777777" w:rsidR="00E96621" w:rsidRDefault="00492843" w:rsidP="00492843">
      <w:r w:rsidRPr="00492843">
        <w:rPr>
          <w:b/>
          <w:bCs/>
        </w:rPr>
        <w:t>ローマ人への手紙 8章34節</w:t>
      </w:r>
      <w:r w:rsidRPr="00492843">
        <w:t xml:space="preserve"> </w:t>
      </w:r>
    </w:p>
    <w:p w14:paraId="4246D930" w14:textId="2BEE895A" w:rsidR="00492843" w:rsidRPr="00492843" w:rsidRDefault="00492843" w:rsidP="00944FAB">
      <w:pPr>
        <w:pStyle w:val="a7"/>
      </w:pPr>
      <w:r w:rsidRPr="00492843">
        <w:t>「よみがえられた方であるキリスト・イエスが、神の右の座に着き、しかも私たちのためにとりなしていてくださるのです。」</w:t>
      </w:r>
    </w:p>
    <w:p w14:paraId="769D988B" w14:textId="1D5236F9" w:rsidR="00B3408E" w:rsidRDefault="00B3408E" w:rsidP="00492843">
      <w:pPr>
        <w:rPr>
          <w:ins w:id="11" w:author="user" w:date="2026-06-13T18:51:00Z" w16du:dateUtc="2026-06-13T09:51:00Z"/>
        </w:rPr>
      </w:pPr>
      <w:ins w:id="12" w:author="user" w:date="2026-06-13T18:51:00Z" w16du:dateUtc="2026-06-13T09:51:00Z">
        <w:r w:rsidRPr="00B3408E">
          <w:rPr>
            <w:rFonts w:hint="eastAsia"/>
          </w:rPr>
          <w:t>地上では御霊様が私たちの弱さに寄り添</w:t>
        </w:r>
        <w:r>
          <w:rPr>
            <w:rFonts w:hint="eastAsia"/>
          </w:rPr>
          <w:t>い</w:t>
        </w:r>
        <w:r w:rsidRPr="00B3408E">
          <w:rPr>
            <w:rFonts w:hint="eastAsia"/>
          </w:rPr>
          <w:t>、天ではイエス・キリスト</w:t>
        </w:r>
        <w:r>
          <w:rPr>
            <w:rFonts w:hint="eastAsia"/>
          </w:rPr>
          <w:t>様</w:t>
        </w:r>
        <w:r w:rsidRPr="00B3408E">
          <w:rPr>
            <w:rFonts w:hint="eastAsia"/>
          </w:rPr>
          <w:t>が神の右の座で執り成してくださる。私たちは、神様の交わり</w:t>
        </w:r>
      </w:ins>
      <w:ins w:id="13" w:author="user" w:date="2026-06-13T18:57:00Z" w16du:dateUtc="2026-06-13T09:57:00Z">
        <w:r w:rsidR="00A83BF2">
          <w:rPr>
            <w:rFonts w:hint="eastAsia"/>
          </w:rPr>
          <w:t>に</w:t>
        </w:r>
      </w:ins>
      <w:ins w:id="14" w:author="user" w:date="2026-06-13T18:51:00Z" w16du:dateUtc="2026-06-13T09:51:00Z">
        <w:r w:rsidRPr="00B3408E">
          <w:rPr>
            <w:rFonts w:hint="eastAsia"/>
          </w:rPr>
          <w:t>入れられ、生かされています。</w:t>
        </w:r>
      </w:ins>
    </w:p>
    <w:p w14:paraId="312D110B" w14:textId="1BFB55DF" w:rsidR="00513365" w:rsidRDefault="00513365" w:rsidP="00492843">
      <w:pPr>
        <w:rPr>
          <w:ins w:id="15" w:author="user" w:date="2026-06-13T18:46:00Z" w16du:dateUtc="2026-06-13T09:46:00Z"/>
        </w:rPr>
      </w:pPr>
      <w:moveToRangeStart w:id="16" w:author="user" w:date="2026-06-13T18:46:00Z" w:name="move232268477"/>
      <w:moveTo w:id="17" w:author="user" w:date="2026-06-13T18:46:00Z" w16du:dateUtc="2026-06-13T09:46:00Z">
        <w:r w:rsidRPr="00492843">
          <w:t>私たちはこの御霊様に導かれ、</w:t>
        </w:r>
        <w:del w:id="18" w:author="user" w:date="2026-06-13T18:52:00Z" w16du:dateUtc="2026-06-13T09:52:00Z">
          <w:r w:rsidRPr="00492843" w:rsidDel="00B3408E">
            <w:delText>さらに</w:delText>
          </w:r>
        </w:del>
        <w:r w:rsidRPr="00492843">
          <w:t>イエス様</w:t>
        </w:r>
        <w:del w:id="19" w:author="user" w:date="2026-06-13T18:53:00Z" w16du:dateUtc="2026-06-13T09:53:00Z">
          <w:r w:rsidRPr="00492843" w:rsidDel="00B3408E">
            <w:rPr>
              <w:rFonts w:hint="eastAsia"/>
            </w:rPr>
            <w:delText>のとりなしへと</w:delText>
          </w:r>
        </w:del>
      </w:moveTo>
      <w:ins w:id="20" w:author="user" w:date="2026-06-13T18:53:00Z" w16du:dateUtc="2026-06-13T09:53:00Z">
        <w:r w:rsidR="00B3408E">
          <w:rPr>
            <w:rFonts w:hint="eastAsia"/>
          </w:rPr>
          <w:t>に</w:t>
        </w:r>
      </w:ins>
      <w:moveTo w:id="21" w:author="user" w:date="2026-06-13T18:46:00Z" w16du:dateUtc="2026-06-13T09:46:00Z">
        <w:r w:rsidRPr="00492843">
          <w:t>結び合わされていくので</w:t>
        </w:r>
      </w:moveTo>
      <w:ins w:id="22" w:author="user" w:date="2026-06-13T18:55:00Z" w16du:dateUtc="2026-06-13T09:55:00Z">
        <w:r w:rsidR="001461EE">
          <w:rPr>
            <w:rFonts w:hint="eastAsia"/>
          </w:rPr>
          <w:t>す</w:t>
        </w:r>
      </w:ins>
      <w:moveTo w:id="23" w:author="user" w:date="2026-06-13T18:46:00Z" w16du:dateUtc="2026-06-13T09:46:00Z">
        <w:del w:id="24" w:author="user" w:date="2026-06-13T18:55:00Z" w16du:dateUtc="2026-06-13T09:55:00Z">
          <w:r w:rsidRPr="00492843" w:rsidDel="001461EE">
            <w:delText>はないでしょうか</w:delText>
          </w:r>
        </w:del>
        <w:r w:rsidRPr="00492843">
          <w:t>。</w:t>
        </w:r>
      </w:moveTo>
      <w:moveToRangeEnd w:id="16"/>
    </w:p>
    <w:p w14:paraId="3306E3B9" w14:textId="2C670D07" w:rsidR="00492843" w:rsidRPr="00492843" w:rsidRDefault="00B3408E" w:rsidP="00492843">
      <w:ins w:id="25" w:author="user" w:date="2026-06-13T18:53:00Z" w16du:dateUtc="2026-06-13T09:53:00Z">
        <w:r>
          <w:rPr>
            <w:rFonts w:hint="eastAsia"/>
          </w:rPr>
          <w:t>そして</w:t>
        </w:r>
      </w:ins>
      <w:del w:id="26" w:author="user" w:date="2026-06-13T18:53:00Z" w16du:dateUtc="2026-06-13T09:53:00Z">
        <w:r w:rsidR="00492843" w:rsidRPr="00492843" w:rsidDel="00B3408E">
          <w:delText>この</w:delText>
        </w:r>
      </w:del>
      <w:r w:rsidR="00492843" w:rsidRPr="00492843">
        <w:t>イエス様の御心（みこころ）を知るとき、私たちはただ受け身でいるのではなく、イエス様と共に、主の御心に沿ったとりなしの祈りを捧げる者へと変えられていくので</w:t>
      </w:r>
      <w:ins w:id="27" w:author="user" w:date="2026-06-13T18:56:00Z" w16du:dateUtc="2026-06-13T09:56:00Z">
        <w:r w:rsidR="001461EE">
          <w:rPr>
            <w:rFonts w:hint="eastAsia"/>
          </w:rPr>
          <w:t>はないでしょうか</w:t>
        </w:r>
      </w:ins>
      <w:del w:id="28" w:author="user" w:date="2026-06-13T18:56:00Z" w16du:dateUtc="2026-06-13T09:56:00Z">
        <w:r w:rsidR="00492843" w:rsidRPr="00492843" w:rsidDel="001461EE">
          <w:delText>す</w:delText>
        </w:r>
      </w:del>
      <w:r w:rsidR="00492843" w:rsidRPr="00492843">
        <w:t>。</w:t>
      </w:r>
    </w:p>
    <w:p w14:paraId="18CB0CC8" w14:textId="77777777" w:rsidR="00492843" w:rsidRDefault="00492843" w:rsidP="007B3716">
      <w:pPr>
        <w:rPr>
          <w:ins w:id="29" w:author="user" w:date="2026-06-13T18:40:00Z" w16du:dateUtc="2026-06-13T09:40:00Z"/>
        </w:rPr>
      </w:pPr>
    </w:p>
    <w:p w14:paraId="6B2836CA" w14:textId="77777777" w:rsidR="00513365" w:rsidRPr="00492843" w:rsidRDefault="00513365" w:rsidP="007B3716">
      <w:pPr>
        <w:rPr>
          <w:rFonts w:hint="eastAsia"/>
        </w:rPr>
      </w:pPr>
    </w:p>
    <w:p w14:paraId="326B3A61" w14:textId="1E745C56" w:rsidR="00AD22C4" w:rsidRDefault="00AD22C4" w:rsidP="00AD22C4">
      <w:pPr>
        <w:pStyle w:val="af0"/>
      </w:pPr>
      <w:r>
        <w:rPr>
          <w:rFonts w:hint="eastAsia"/>
        </w:rPr>
        <w:t>以上</w:t>
      </w:r>
    </w:p>
    <w:p w14:paraId="35229CF7" w14:textId="20FD7EE8" w:rsidR="00AD22C4" w:rsidRDefault="00AD22C4" w:rsidP="00AD22C4">
      <w:pPr>
        <w:jc w:val="right"/>
        <w:rPr>
          <w:ins w:id="30" w:author="user" w:date="2026-06-13T18:54:00Z" w16du:dateUtc="2026-06-13T09:54:00Z"/>
        </w:rPr>
      </w:pPr>
      <w:r>
        <w:rPr>
          <w:rFonts w:hint="eastAsia"/>
        </w:rPr>
        <w:t>作成日　2026年</w:t>
      </w:r>
      <w:r w:rsidR="006F5246">
        <w:rPr>
          <w:rFonts w:hint="eastAsia"/>
        </w:rPr>
        <w:t>６</w:t>
      </w:r>
      <w:r>
        <w:rPr>
          <w:rFonts w:hint="eastAsia"/>
        </w:rPr>
        <w:t>月</w:t>
      </w:r>
      <w:r w:rsidR="006F5246">
        <w:rPr>
          <w:rFonts w:hint="eastAsia"/>
        </w:rPr>
        <w:t>７</w:t>
      </w:r>
      <w:r>
        <w:rPr>
          <w:rFonts w:hint="eastAsia"/>
        </w:rPr>
        <w:t>日</w:t>
      </w:r>
    </w:p>
    <w:p w14:paraId="004CBDAC" w14:textId="6B63766A" w:rsidR="00193A36" w:rsidRPr="007B3716" w:rsidRDefault="00193A36" w:rsidP="00193A36">
      <w:pPr>
        <w:wordWrap w:val="0"/>
        <w:jc w:val="right"/>
        <w:rPr>
          <w:rFonts w:hint="eastAsia"/>
        </w:rPr>
        <w:pPrChange w:id="31" w:author="user" w:date="2026-06-13T18:54:00Z" w16du:dateUtc="2026-06-13T09:54:00Z">
          <w:pPr>
            <w:jc w:val="right"/>
          </w:pPr>
        </w:pPrChange>
      </w:pPr>
      <w:ins w:id="32" w:author="user" w:date="2026-06-13T18:54:00Z" w16du:dateUtc="2026-06-13T09:54:00Z">
        <w:r>
          <w:rPr>
            <w:rFonts w:hint="eastAsia"/>
          </w:rPr>
          <w:t xml:space="preserve">更新日　</w:t>
        </w:r>
        <w:r>
          <w:t>2026年6月13日</w:t>
        </w:r>
      </w:ins>
    </w:p>
    <w:sectPr w:rsidR="00193A36" w:rsidRPr="007B371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733C" w14:textId="77777777" w:rsidR="007E52F6" w:rsidRDefault="007E52F6" w:rsidP="00970275">
      <w:r>
        <w:separator/>
      </w:r>
    </w:p>
  </w:endnote>
  <w:endnote w:type="continuationSeparator" w:id="0">
    <w:p w14:paraId="172CC419" w14:textId="77777777" w:rsidR="007E52F6" w:rsidRDefault="007E52F6" w:rsidP="0097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E723" w14:textId="77777777" w:rsidR="007E52F6" w:rsidRDefault="007E52F6" w:rsidP="00970275">
      <w:r>
        <w:separator/>
      </w:r>
    </w:p>
  </w:footnote>
  <w:footnote w:type="continuationSeparator" w:id="0">
    <w:p w14:paraId="4A4C3077" w14:textId="77777777" w:rsidR="007E52F6" w:rsidRDefault="007E52F6" w:rsidP="00970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491"/>
    <w:multiLevelType w:val="multilevel"/>
    <w:tmpl w:val="EDDC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D65A9"/>
    <w:multiLevelType w:val="multilevel"/>
    <w:tmpl w:val="BB8A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C0D64"/>
    <w:multiLevelType w:val="multilevel"/>
    <w:tmpl w:val="EB4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60E53"/>
    <w:multiLevelType w:val="multilevel"/>
    <w:tmpl w:val="8BB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20EA7"/>
    <w:multiLevelType w:val="multilevel"/>
    <w:tmpl w:val="8B7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E58DF"/>
    <w:multiLevelType w:val="multilevel"/>
    <w:tmpl w:val="331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812EB"/>
    <w:multiLevelType w:val="multilevel"/>
    <w:tmpl w:val="00061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9424C"/>
    <w:multiLevelType w:val="multilevel"/>
    <w:tmpl w:val="24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F7881"/>
    <w:multiLevelType w:val="hybridMultilevel"/>
    <w:tmpl w:val="B18CEDEC"/>
    <w:lvl w:ilvl="0" w:tplc="ABF2061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9647854">
    <w:abstractNumId w:val="3"/>
  </w:num>
  <w:num w:numId="2" w16cid:durableId="1136682606">
    <w:abstractNumId w:val="1"/>
  </w:num>
  <w:num w:numId="3" w16cid:durableId="730078641">
    <w:abstractNumId w:val="4"/>
  </w:num>
  <w:num w:numId="4" w16cid:durableId="1678731184">
    <w:abstractNumId w:val="7"/>
  </w:num>
  <w:num w:numId="5" w16cid:durableId="86317806">
    <w:abstractNumId w:val="0"/>
  </w:num>
  <w:num w:numId="6" w16cid:durableId="1875381774">
    <w:abstractNumId w:val="5"/>
  </w:num>
  <w:num w:numId="7" w16cid:durableId="9063630">
    <w:abstractNumId w:val="6"/>
  </w:num>
  <w:num w:numId="8" w16cid:durableId="1060978206">
    <w:abstractNumId w:val="8"/>
  </w:num>
  <w:num w:numId="9" w16cid:durableId="20660544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0E"/>
    <w:rsid w:val="000066A0"/>
    <w:rsid w:val="000125F5"/>
    <w:rsid w:val="00012839"/>
    <w:rsid w:val="0002163B"/>
    <w:rsid w:val="00022C88"/>
    <w:rsid w:val="00030CA7"/>
    <w:rsid w:val="00030D38"/>
    <w:rsid w:val="00035948"/>
    <w:rsid w:val="00047526"/>
    <w:rsid w:val="00050387"/>
    <w:rsid w:val="00050462"/>
    <w:rsid w:val="0005725B"/>
    <w:rsid w:val="0006783A"/>
    <w:rsid w:val="000808D4"/>
    <w:rsid w:val="00086F08"/>
    <w:rsid w:val="00092472"/>
    <w:rsid w:val="000A4168"/>
    <w:rsid w:val="000A500C"/>
    <w:rsid w:val="000A5F1D"/>
    <w:rsid w:val="000A7808"/>
    <w:rsid w:val="000B5C45"/>
    <w:rsid w:val="000C2661"/>
    <w:rsid w:val="000D46CE"/>
    <w:rsid w:val="000D544E"/>
    <w:rsid w:val="000E6A85"/>
    <w:rsid w:val="000F7C02"/>
    <w:rsid w:val="00111F1E"/>
    <w:rsid w:val="00134AE4"/>
    <w:rsid w:val="00141251"/>
    <w:rsid w:val="00144D85"/>
    <w:rsid w:val="001461EE"/>
    <w:rsid w:val="0016030E"/>
    <w:rsid w:val="00172C2D"/>
    <w:rsid w:val="0018001F"/>
    <w:rsid w:val="00190DF5"/>
    <w:rsid w:val="00193A36"/>
    <w:rsid w:val="001961F2"/>
    <w:rsid w:val="001B272F"/>
    <w:rsid w:val="001B784B"/>
    <w:rsid w:val="001D58E5"/>
    <w:rsid w:val="001E54AF"/>
    <w:rsid w:val="001F0940"/>
    <w:rsid w:val="00222F90"/>
    <w:rsid w:val="002277E5"/>
    <w:rsid w:val="0023575B"/>
    <w:rsid w:val="00270CF8"/>
    <w:rsid w:val="0027411E"/>
    <w:rsid w:val="002B2CCA"/>
    <w:rsid w:val="002D5DC7"/>
    <w:rsid w:val="002E264D"/>
    <w:rsid w:val="002F4DF2"/>
    <w:rsid w:val="0030730C"/>
    <w:rsid w:val="00315FB4"/>
    <w:rsid w:val="0032644B"/>
    <w:rsid w:val="00363715"/>
    <w:rsid w:val="00372BB5"/>
    <w:rsid w:val="00382D0A"/>
    <w:rsid w:val="003A604C"/>
    <w:rsid w:val="003A725D"/>
    <w:rsid w:val="003B5BE4"/>
    <w:rsid w:val="003C1B47"/>
    <w:rsid w:val="003D2C89"/>
    <w:rsid w:val="003D6BE3"/>
    <w:rsid w:val="003F44A4"/>
    <w:rsid w:val="00407048"/>
    <w:rsid w:val="00416D3D"/>
    <w:rsid w:val="00420384"/>
    <w:rsid w:val="00420732"/>
    <w:rsid w:val="00446388"/>
    <w:rsid w:val="00454152"/>
    <w:rsid w:val="004554EB"/>
    <w:rsid w:val="00462CF9"/>
    <w:rsid w:val="00480D0C"/>
    <w:rsid w:val="00492843"/>
    <w:rsid w:val="004A3373"/>
    <w:rsid w:val="004C6A4B"/>
    <w:rsid w:val="004D13F3"/>
    <w:rsid w:val="004D678E"/>
    <w:rsid w:val="004F3E55"/>
    <w:rsid w:val="00504777"/>
    <w:rsid w:val="005109E6"/>
    <w:rsid w:val="00513365"/>
    <w:rsid w:val="005133C0"/>
    <w:rsid w:val="00515059"/>
    <w:rsid w:val="00523BE0"/>
    <w:rsid w:val="005301AF"/>
    <w:rsid w:val="00532A15"/>
    <w:rsid w:val="00555D60"/>
    <w:rsid w:val="00562668"/>
    <w:rsid w:val="00565022"/>
    <w:rsid w:val="00583A0E"/>
    <w:rsid w:val="00592F8C"/>
    <w:rsid w:val="005960C2"/>
    <w:rsid w:val="005A2EDB"/>
    <w:rsid w:val="005B3320"/>
    <w:rsid w:val="005B50C0"/>
    <w:rsid w:val="005B72A4"/>
    <w:rsid w:val="005C5B3F"/>
    <w:rsid w:val="005D43EE"/>
    <w:rsid w:val="005E4E07"/>
    <w:rsid w:val="005F0096"/>
    <w:rsid w:val="005F446D"/>
    <w:rsid w:val="006052BC"/>
    <w:rsid w:val="006128DD"/>
    <w:rsid w:val="006160E6"/>
    <w:rsid w:val="0063555D"/>
    <w:rsid w:val="006434F9"/>
    <w:rsid w:val="00655FCA"/>
    <w:rsid w:val="00664CFD"/>
    <w:rsid w:val="0069071F"/>
    <w:rsid w:val="00692D7D"/>
    <w:rsid w:val="006B3ABF"/>
    <w:rsid w:val="006B404C"/>
    <w:rsid w:val="006C28BF"/>
    <w:rsid w:val="006C2E11"/>
    <w:rsid w:val="006C749F"/>
    <w:rsid w:val="006D298D"/>
    <w:rsid w:val="006D3E20"/>
    <w:rsid w:val="006E0BE9"/>
    <w:rsid w:val="006F21F0"/>
    <w:rsid w:val="006F450E"/>
    <w:rsid w:val="006F5246"/>
    <w:rsid w:val="006F6DB4"/>
    <w:rsid w:val="00701D23"/>
    <w:rsid w:val="00707F5A"/>
    <w:rsid w:val="00710A87"/>
    <w:rsid w:val="00715804"/>
    <w:rsid w:val="0072210E"/>
    <w:rsid w:val="00724A9E"/>
    <w:rsid w:val="00726EBC"/>
    <w:rsid w:val="007327CC"/>
    <w:rsid w:val="007658A6"/>
    <w:rsid w:val="007711BC"/>
    <w:rsid w:val="0077123A"/>
    <w:rsid w:val="00775A63"/>
    <w:rsid w:val="007762C7"/>
    <w:rsid w:val="0078001E"/>
    <w:rsid w:val="00785906"/>
    <w:rsid w:val="007A1295"/>
    <w:rsid w:val="007A4895"/>
    <w:rsid w:val="007B3716"/>
    <w:rsid w:val="007C0C7E"/>
    <w:rsid w:val="007C281E"/>
    <w:rsid w:val="007C4A8C"/>
    <w:rsid w:val="007C6AB0"/>
    <w:rsid w:val="007D1A71"/>
    <w:rsid w:val="007D5B2A"/>
    <w:rsid w:val="007D6C5E"/>
    <w:rsid w:val="007E52F6"/>
    <w:rsid w:val="007E764B"/>
    <w:rsid w:val="007F49DB"/>
    <w:rsid w:val="007F4B7D"/>
    <w:rsid w:val="0080794F"/>
    <w:rsid w:val="008101CB"/>
    <w:rsid w:val="0081552A"/>
    <w:rsid w:val="00820BC6"/>
    <w:rsid w:val="008308E7"/>
    <w:rsid w:val="008324B5"/>
    <w:rsid w:val="00834E40"/>
    <w:rsid w:val="008379F9"/>
    <w:rsid w:val="00854B1B"/>
    <w:rsid w:val="00855792"/>
    <w:rsid w:val="008639E9"/>
    <w:rsid w:val="00871C6E"/>
    <w:rsid w:val="00887EA4"/>
    <w:rsid w:val="00890833"/>
    <w:rsid w:val="008A004D"/>
    <w:rsid w:val="008A230C"/>
    <w:rsid w:val="008B1529"/>
    <w:rsid w:val="008B418B"/>
    <w:rsid w:val="008D0B89"/>
    <w:rsid w:val="008D0D82"/>
    <w:rsid w:val="008D4323"/>
    <w:rsid w:val="008D6788"/>
    <w:rsid w:val="00900869"/>
    <w:rsid w:val="0090386C"/>
    <w:rsid w:val="0090614D"/>
    <w:rsid w:val="00913BD1"/>
    <w:rsid w:val="00940931"/>
    <w:rsid w:val="00944FAB"/>
    <w:rsid w:val="0095232C"/>
    <w:rsid w:val="00956CE4"/>
    <w:rsid w:val="00970275"/>
    <w:rsid w:val="009A6FA6"/>
    <w:rsid w:val="009B16C2"/>
    <w:rsid w:val="009B4DD7"/>
    <w:rsid w:val="009C3CB6"/>
    <w:rsid w:val="009C4498"/>
    <w:rsid w:val="009D1493"/>
    <w:rsid w:val="009E7044"/>
    <w:rsid w:val="009E74E3"/>
    <w:rsid w:val="009F2F9E"/>
    <w:rsid w:val="00A01E27"/>
    <w:rsid w:val="00A24A2A"/>
    <w:rsid w:val="00A27A85"/>
    <w:rsid w:val="00A35CB7"/>
    <w:rsid w:val="00A43DCC"/>
    <w:rsid w:val="00A626D6"/>
    <w:rsid w:val="00A8112A"/>
    <w:rsid w:val="00A83BF2"/>
    <w:rsid w:val="00A84561"/>
    <w:rsid w:val="00A84701"/>
    <w:rsid w:val="00A86693"/>
    <w:rsid w:val="00A943C1"/>
    <w:rsid w:val="00AA6CCD"/>
    <w:rsid w:val="00AC371F"/>
    <w:rsid w:val="00AC44FC"/>
    <w:rsid w:val="00AC7007"/>
    <w:rsid w:val="00AD0BAD"/>
    <w:rsid w:val="00AD22C4"/>
    <w:rsid w:val="00AE1B33"/>
    <w:rsid w:val="00AE2ED2"/>
    <w:rsid w:val="00B07F0C"/>
    <w:rsid w:val="00B15D1F"/>
    <w:rsid w:val="00B20ED4"/>
    <w:rsid w:val="00B3408E"/>
    <w:rsid w:val="00B340BA"/>
    <w:rsid w:val="00B34432"/>
    <w:rsid w:val="00B44BFF"/>
    <w:rsid w:val="00B7042A"/>
    <w:rsid w:val="00B85B27"/>
    <w:rsid w:val="00B91674"/>
    <w:rsid w:val="00B9302C"/>
    <w:rsid w:val="00B94DBE"/>
    <w:rsid w:val="00B94F8A"/>
    <w:rsid w:val="00BA46D6"/>
    <w:rsid w:val="00BB3394"/>
    <w:rsid w:val="00BC0609"/>
    <w:rsid w:val="00BC4259"/>
    <w:rsid w:val="00C04B4F"/>
    <w:rsid w:val="00C14FC2"/>
    <w:rsid w:val="00C164BA"/>
    <w:rsid w:val="00C20CA7"/>
    <w:rsid w:val="00C21511"/>
    <w:rsid w:val="00C25207"/>
    <w:rsid w:val="00C257FB"/>
    <w:rsid w:val="00C2795E"/>
    <w:rsid w:val="00C469D8"/>
    <w:rsid w:val="00C52BE6"/>
    <w:rsid w:val="00C749F8"/>
    <w:rsid w:val="00C850F8"/>
    <w:rsid w:val="00C94923"/>
    <w:rsid w:val="00CB425D"/>
    <w:rsid w:val="00CD516F"/>
    <w:rsid w:val="00CE34F2"/>
    <w:rsid w:val="00CE36D1"/>
    <w:rsid w:val="00CF1387"/>
    <w:rsid w:val="00CF68E1"/>
    <w:rsid w:val="00D2709B"/>
    <w:rsid w:val="00D44C53"/>
    <w:rsid w:val="00D65D98"/>
    <w:rsid w:val="00D725EC"/>
    <w:rsid w:val="00D7687C"/>
    <w:rsid w:val="00D76FFB"/>
    <w:rsid w:val="00D84517"/>
    <w:rsid w:val="00D91465"/>
    <w:rsid w:val="00D918B9"/>
    <w:rsid w:val="00D9377D"/>
    <w:rsid w:val="00D9577B"/>
    <w:rsid w:val="00DA3725"/>
    <w:rsid w:val="00DA4268"/>
    <w:rsid w:val="00DB321A"/>
    <w:rsid w:val="00DD5598"/>
    <w:rsid w:val="00DE129E"/>
    <w:rsid w:val="00DE63BE"/>
    <w:rsid w:val="00DF4974"/>
    <w:rsid w:val="00E05E77"/>
    <w:rsid w:val="00E235B7"/>
    <w:rsid w:val="00E2508D"/>
    <w:rsid w:val="00E36F38"/>
    <w:rsid w:val="00E42EA7"/>
    <w:rsid w:val="00E64161"/>
    <w:rsid w:val="00E64DEC"/>
    <w:rsid w:val="00E64E45"/>
    <w:rsid w:val="00E67713"/>
    <w:rsid w:val="00E854F0"/>
    <w:rsid w:val="00E87244"/>
    <w:rsid w:val="00E87D63"/>
    <w:rsid w:val="00E93C3B"/>
    <w:rsid w:val="00E96621"/>
    <w:rsid w:val="00E96E29"/>
    <w:rsid w:val="00E97CB6"/>
    <w:rsid w:val="00EA74E6"/>
    <w:rsid w:val="00EC6C65"/>
    <w:rsid w:val="00ED0E67"/>
    <w:rsid w:val="00ED6791"/>
    <w:rsid w:val="00F011BF"/>
    <w:rsid w:val="00F04F73"/>
    <w:rsid w:val="00F15DFF"/>
    <w:rsid w:val="00F22A0B"/>
    <w:rsid w:val="00F43AAE"/>
    <w:rsid w:val="00F726B6"/>
    <w:rsid w:val="00F957C1"/>
    <w:rsid w:val="00FA2D48"/>
    <w:rsid w:val="00FA6118"/>
    <w:rsid w:val="00FB08C0"/>
    <w:rsid w:val="00FB1866"/>
    <w:rsid w:val="00FB32F5"/>
    <w:rsid w:val="00FD368A"/>
    <w:rsid w:val="00FE2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7A846C"/>
  <w15:chartTrackingRefBased/>
  <w15:docId w15:val="{2A13F953-B45C-4920-813B-F3A19C68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F8C"/>
    <w:pPr>
      <w:widowControl w:val="0"/>
    </w:pPr>
  </w:style>
  <w:style w:type="paragraph" w:styleId="1">
    <w:name w:val="heading 1"/>
    <w:basedOn w:val="a"/>
    <w:next w:val="a"/>
    <w:link w:val="10"/>
    <w:uiPriority w:val="9"/>
    <w:qFormat/>
    <w:rsid w:val="007221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221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21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21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21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21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21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21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21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21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221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21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21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21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21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21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21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21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21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2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1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2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10E"/>
    <w:pPr>
      <w:spacing w:before="160" w:after="160"/>
      <w:jc w:val="center"/>
    </w:pPr>
    <w:rPr>
      <w:i/>
      <w:iCs/>
      <w:color w:val="404040" w:themeColor="text1" w:themeTint="BF"/>
    </w:rPr>
  </w:style>
  <w:style w:type="character" w:customStyle="1" w:styleId="a8">
    <w:name w:val="引用文 (文字)"/>
    <w:basedOn w:val="a0"/>
    <w:link w:val="a7"/>
    <w:uiPriority w:val="29"/>
    <w:rsid w:val="0072210E"/>
    <w:rPr>
      <w:i/>
      <w:iCs/>
      <w:color w:val="404040" w:themeColor="text1" w:themeTint="BF"/>
    </w:rPr>
  </w:style>
  <w:style w:type="paragraph" w:styleId="a9">
    <w:name w:val="List Paragraph"/>
    <w:basedOn w:val="a"/>
    <w:uiPriority w:val="34"/>
    <w:qFormat/>
    <w:rsid w:val="0072210E"/>
    <w:pPr>
      <w:ind w:left="720"/>
      <w:contextualSpacing/>
    </w:pPr>
  </w:style>
  <w:style w:type="character" w:styleId="21">
    <w:name w:val="Intense Emphasis"/>
    <w:basedOn w:val="a0"/>
    <w:uiPriority w:val="21"/>
    <w:qFormat/>
    <w:rsid w:val="0072210E"/>
    <w:rPr>
      <w:i/>
      <w:iCs/>
      <w:color w:val="2F5496" w:themeColor="accent1" w:themeShade="BF"/>
    </w:rPr>
  </w:style>
  <w:style w:type="paragraph" w:styleId="22">
    <w:name w:val="Intense Quote"/>
    <w:basedOn w:val="a"/>
    <w:next w:val="a"/>
    <w:link w:val="23"/>
    <w:uiPriority w:val="30"/>
    <w:qFormat/>
    <w:rsid w:val="00722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2210E"/>
    <w:rPr>
      <w:i/>
      <w:iCs/>
      <w:color w:val="2F5496" w:themeColor="accent1" w:themeShade="BF"/>
    </w:rPr>
  </w:style>
  <w:style w:type="character" w:styleId="24">
    <w:name w:val="Intense Reference"/>
    <w:basedOn w:val="a0"/>
    <w:uiPriority w:val="32"/>
    <w:qFormat/>
    <w:rsid w:val="0072210E"/>
    <w:rPr>
      <w:b/>
      <w:bCs/>
      <w:smallCaps/>
      <w:color w:val="2F5496" w:themeColor="accent1" w:themeShade="BF"/>
      <w:spacing w:val="5"/>
    </w:rPr>
  </w:style>
  <w:style w:type="paragraph" w:styleId="aa">
    <w:name w:val="header"/>
    <w:basedOn w:val="a"/>
    <w:link w:val="ab"/>
    <w:uiPriority w:val="99"/>
    <w:unhideWhenUsed/>
    <w:rsid w:val="00970275"/>
    <w:pPr>
      <w:tabs>
        <w:tab w:val="center" w:pos="4252"/>
        <w:tab w:val="right" w:pos="8504"/>
      </w:tabs>
      <w:snapToGrid w:val="0"/>
    </w:pPr>
  </w:style>
  <w:style w:type="character" w:customStyle="1" w:styleId="ab">
    <w:name w:val="ヘッダー (文字)"/>
    <w:basedOn w:val="a0"/>
    <w:link w:val="aa"/>
    <w:uiPriority w:val="99"/>
    <w:rsid w:val="00970275"/>
  </w:style>
  <w:style w:type="paragraph" w:styleId="ac">
    <w:name w:val="footer"/>
    <w:basedOn w:val="a"/>
    <w:link w:val="ad"/>
    <w:uiPriority w:val="99"/>
    <w:unhideWhenUsed/>
    <w:rsid w:val="00970275"/>
    <w:pPr>
      <w:tabs>
        <w:tab w:val="center" w:pos="4252"/>
        <w:tab w:val="right" w:pos="8504"/>
      </w:tabs>
      <w:snapToGrid w:val="0"/>
    </w:pPr>
  </w:style>
  <w:style w:type="character" w:customStyle="1" w:styleId="ad">
    <w:name w:val="フッター (文字)"/>
    <w:basedOn w:val="a0"/>
    <w:link w:val="ac"/>
    <w:uiPriority w:val="99"/>
    <w:rsid w:val="00970275"/>
  </w:style>
  <w:style w:type="paragraph" w:styleId="Web">
    <w:name w:val="Normal (Web)"/>
    <w:basedOn w:val="a"/>
    <w:uiPriority w:val="99"/>
    <w:semiHidden/>
    <w:unhideWhenUsed/>
    <w:rsid w:val="00970275"/>
    <w:rPr>
      <w:rFonts w:ascii="Times New Roman" w:hAnsi="Times New Roman" w:cs="Times New Roman"/>
      <w:sz w:val="24"/>
    </w:rPr>
  </w:style>
  <w:style w:type="paragraph" w:styleId="ae">
    <w:name w:val="Revision"/>
    <w:hidden/>
    <w:uiPriority w:val="99"/>
    <w:semiHidden/>
    <w:rsid w:val="00F726B6"/>
  </w:style>
  <w:style w:type="character" w:styleId="af">
    <w:name w:val="Subtle Reference"/>
    <w:basedOn w:val="a0"/>
    <w:uiPriority w:val="31"/>
    <w:qFormat/>
    <w:rsid w:val="00592F8C"/>
    <w:rPr>
      <w:smallCaps/>
      <w:color w:val="5A5A5A" w:themeColor="text1" w:themeTint="A5"/>
    </w:rPr>
  </w:style>
  <w:style w:type="paragraph" w:styleId="af0">
    <w:name w:val="Closing"/>
    <w:basedOn w:val="a"/>
    <w:link w:val="af1"/>
    <w:uiPriority w:val="99"/>
    <w:unhideWhenUsed/>
    <w:rsid w:val="00AD22C4"/>
    <w:pPr>
      <w:jc w:val="right"/>
    </w:pPr>
  </w:style>
  <w:style w:type="character" w:customStyle="1" w:styleId="af1">
    <w:name w:val="結語 (文字)"/>
    <w:basedOn w:val="a0"/>
    <w:link w:val="af0"/>
    <w:uiPriority w:val="99"/>
    <w:rsid w:val="00AD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14602</TotalTime>
  <Pages>2</Pages>
  <Words>267</Words>
  <Characters>1523</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230</cp:revision>
  <dcterms:created xsi:type="dcterms:W3CDTF">2026-03-30T21:49:00Z</dcterms:created>
  <dcterms:modified xsi:type="dcterms:W3CDTF">2026-06-13T09:58:00Z</dcterms:modified>
</cp:coreProperties>
</file>