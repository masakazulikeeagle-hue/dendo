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636E" w14:textId="77777777" w:rsidR="00970275" w:rsidRPr="00970275" w:rsidRDefault="00000000" w:rsidP="00970275">
      <w:r>
        <w:pict w14:anchorId="12D8B7C7">
          <v:rect id="_x0000_i1025" style="width:0;height:1.5pt" o:hralign="center" o:hrstd="t" o:hrnoshade="t" o:hr="t" fillcolor="gray" stroked="f">
            <v:textbox inset="5.85pt,.7pt,5.85pt,.7pt"/>
          </v:rect>
        </w:pict>
      </w:r>
    </w:p>
    <w:p w14:paraId="0AB74B74" w14:textId="5AFD77EE" w:rsidR="00970275" w:rsidRPr="00970275" w:rsidRDefault="00970275" w:rsidP="00970275">
      <w:pPr>
        <w:rPr>
          <w:b/>
          <w:bCs/>
        </w:rPr>
      </w:pPr>
      <w:r w:rsidRPr="00970275">
        <w:rPr>
          <w:b/>
          <w:bCs/>
        </w:rPr>
        <w:t>学び会「伝道シリーズ」</w:t>
      </w:r>
    </w:p>
    <w:p w14:paraId="34D66879" w14:textId="3BCD3468" w:rsidR="00970275" w:rsidRPr="00970275" w:rsidRDefault="00970275" w:rsidP="00E93C3B">
      <w:pPr>
        <w:pStyle w:val="1"/>
      </w:pPr>
      <w:r w:rsidRPr="00970275">
        <w:t>第</w:t>
      </w:r>
      <w:r w:rsidR="00ED6791">
        <w:rPr>
          <w:rFonts w:hint="eastAsia"/>
        </w:rPr>
        <w:t>２</w:t>
      </w:r>
      <w:r w:rsidRPr="00970275">
        <w:t>回：</w:t>
      </w:r>
      <w:r w:rsidR="00ED6791">
        <w:rPr>
          <w:rFonts w:hint="eastAsia"/>
        </w:rPr>
        <w:t>とりなしの祈り</w:t>
      </w:r>
      <w:r w:rsidR="00315FB4">
        <w:rPr>
          <w:rFonts w:hint="eastAsia"/>
        </w:rPr>
        <w:t>について教えてください。</w:t>
      </w:r>
    </w:p>
    <w:p w14:paraId="35B92CCD" w14:textId="7E1E4DD7" w:rsidR="00C2795E" w:rsidRDefault="00EC6C65" w:rsidP="00C2795E">
      <w:r>
        <w:rPr>
          <w:rFonts w:hint="eastAsia"/>
        </w:rPr>
        <w:t xml:space="preserve">　</w:t>
      </w:r>
      <w:r w:rsidR="00C2795E">
        <w:rPr>
          <w:rFonts w:hint="eastAsia"/>
        </w:rPr>
        <w:t>今回のテーマは「とりなし」です。</w:t>
      </w:r>
      <w:r w:rsidR="00C2795E">
        <w:t>2年以上継続してきたこの祈りの場も、担当者の交代とともに新しい形が始まりました。</w:t>
      </w:r>
      <w:r w:rsidR="006C2E11">
        <w:rPr>
          <w:rFonts w:hint="eastAsia"/>
        </w:rPr>
        <w:t>これまで</w:t>
      </w:r>
      <w:r w:rsidR="00C2795E">
        <w:t>、祈りのリストの名前を読み上げる中で、「どう祈ればいいのか」という戸惑いや、マンネリ化による行き詰まりを感じることもあったのではないでしょうか。</w:t>
      </w:r>
    </w:p>
    <w:p w14:paraId="236BCFDB" w14:textId="1BF88120" w:rsidR="00C2795E" w:rsidRPr="00970275" w:rsidRDefault="00C2795E" w:rsidP="00C2795E">
      <w:r>
        <w:rPr>
          <w:rFonts w:hint="eastAsia"/>
        </w:rPr>
        <w:t>本日は、そうした葛藤をふまえつつ、私たちが新しい体制でどのように「とりなしの祈り」を捧げていくべきか、聖書から学びます</w:t>
      </w:r>
    </w:p>
    <w:p w14:paraId="60B1586B" w14:textId="3E2E467F" w:rsidR="00970275" w:rsidRPr="00970275" w:rsidRDefault="00970275" w:rsidP="00E93C3B">
      <w:pPr>
        <w:pStyle w:val="2"/>
      </w:pPr>
      <w:r w:rsidRPr="00970275">
        <w:t>「</w:t>
      </w:r>
      <w:r w:rsidR="004A3373">
        <w:rPr>
          <w:rFonts w:hint="eastAsia"/>
        </w:rPr>
        <w:t>とりなしの祈り</w:t>
      </w:r>
      <w:r w:rsidRPr="00970275">
        <w:t>」</w:t>
      </w:r>
      <w:r w:rsidR="005D43EE">
        <w:rPr>
          <w:rFonts w:hint="eastAsia"/>
        </w:rPr>
        <w:t>の原点</w:t>
      </w:r>
    </w:p>
    <w:p w14:paraId="77E2A6C7" w14:textId="383871D6" w:rsidR="00C21511" w:rsidRDefault="00C21511" w:rsidP="00C21511">
      <w:pPr>
        <w:ind w:firstLineChars="100" w:firstLine="210"/>
      </w:pPr>
      <w:r>
        <w:rPr>
          <w:rFonts w:hint="eastAsia"/>
        </w:rPr>
        <w:t>私たちの周囲で救いを必要としている方々のために、名前を挙げて祈って</w:t>
      </w:r>
      <w:r w:rsidR="00565022">
        <w:rPr>
          <w:rFonts w:hint="eastAsia"/>
        </w:rPr>
        <w:t>きました</w:t>
      </w:r>
      <w:r>
        <w:rPr>
          <w:rFonts w:hint="eastAsia"/>
        </w:rPr>
        <w:t>。しかし、</w:t>
      </w:r>
      <w:r w:rsidR="007E764B">
        <w:rPr>
          <w:rFonts w:hint="eastAsia"/>
        </w:rPr>
        <w:t>その多くが</w:t>
      </w:r>
      <w:r>
        <w:rPr>
          <w:rFonts w:hint="eastAsia"/>
        </w:rPr>
        <w:t>面識のない方</w:t>
      </w:r>
      <w:r w:rsidR="001B784B">
        <w:rPr>
          <w:rFonts w:hint="eastAsia"/>
        </w:rPr>
        <w:t>で</w:t>
      </w:r>
      <w:r w:rsidR="000E6A85">
        <w:rPr>
          <w:rFonts w:hint="eastAsia"/>
        </w:rPr>
        <w:t>す。伝道の進展や関わりの変化が更新されないと</w:t>
      </w:r>
      <w:r w:rsidR="001B784B">
        <w:rPr>
          <w:rFonts w:hint="eastAsia"/>
        </w:rPr>
        <w:t>、</w:t>
      </w:r>
      <w:r>
        <w:rPr>
          <w:rFonts w:hint="eastAsia"/>
        </w:rPr>
        <w:t>祈り続ける</w:t>
      </w:r>
      <w:r w:rsidR="001D58E5">
        <w:rPr>
          <w:rFonts w:hint="eastAsia"/>
        </w:rPr>
        <w:t>事は、</w:t>
      </w:r>
      <w:r>
        <w:rPr>
          <w:rFonts w:hint="eastAsia"/>
        </w:rPr>
        <w:t>難しさ</w:t>
      </w:r>
      <w:r w:rsidR="001D58E5">
        <w:rPr>
          <w:rFonts w:hint="eastAsia"/>
        </w:rPr>
        <w:t>を覚える</w:t>
      </w:r>
      <w:r w:rsidR="007E764B">
        <w:rPr>
          <w:rFonts w:hint="eastAsia"/>
        </w:rPr>
        <w:t>ことも少なくありません</w:t>
      </w:r>
      <w:r w:rsidR="001B784B">
        <w:rPr>
          <w:rFonts w:hint="eastAsia"/>
        </w:rPr>
        <w:t>でした</w:t>
      </w:r>
      <w:r>
        <w:rPr>
          <w:rFonts w:hint="eastAsia"/>
        </w:rPr>
        <w:t>。</w:t>
      </w:r>
    </w:p>
    <w:p w14:paraId="14EB50E3" w14:textId="6403D24A" w:rsidR="001D58E5" w:rsidDel="007C281E" w:rsidRDefault="008A004D" w:rsidP="00C21511">
      <w:pPr>
        <w:ind w:firstLineChars="100" w:firstLine="210"/>
        <w:rPr>
          <w:del w:id="0" w:author="user" w:date="2026-05-02T06:59:00Z" w16du:dateUtc="2026-05-01T21:59:00Z"/>
        </w:rPr>
      </w:pPr>
      <w:del w:id="1" w:author="user" w:date="2026-05-02T06:59:00Z" w16du:dateUtc="2026-05-01T21:59:00Z">
        <w:r w:rsidDel="007C281E">
          <w:rPr>
            <w:rFonts w:hint="eastAsia"/>
          </w:rPr>
          <w:delText>そこで</w:delText>
        </w:r>
        <w:r w:rsidR="001D58E5" w:rsidRPr="001D58E5" w:rsidDel="007C281E">
          <w:rPr>
            <w:rFonts w:hint="eastAsia"/>
          </w:rPr>
          <w:delText>、</w:delText>
        </w:r>
        <w:r w:rsidR="007E764B" w:rsidDel="007C281E">
          <w:rPr>
            <w:rFonts w:hint="eastAsia"/>
          </w:rPr>
          <w:delText>まず</w:delText>
        </w:r>
        <w:r w:rsidR="001D58E5" w:rsidRPr="001D58E5" w:rsidDel="007C281E">
          <w:rPr>
            <w:rFonts w:hint="eastAsia"/>
          </w:rPr>
          <w:delText>リストに名前を挙げた方（紹介者）を覚え、その方を通じて神様の御業が進むよう祈って</w:delText>
        </w:r>
        <w:r w:rsidR="009B4DD7" w:rsidDel="007C281E">
          <w:rPr>
            <w:rFonts w:hint="eastAsia"/>
          </w:rPr>
          <w:delText>みようと思いました</w:delText>
        </w:r>
        <w:r w:rsidR="001D58E5" w:rsidRPr="001D58E5" w:rsidDel="007C281E">
          <w:rPr>
            <w:rFonts w:hint="eastAsia"/>
          </w:rPr>
          <w:delText>。紹介者が「キリストの香り」を放ち、素晴らしい証し人となることで、神様の働きを共に実感したいと願ったからです。</w:delText>
        </w:r>
      </w:del>
    </w:p>
    <w:p w14:paraId="44B170E9" w14:textId="395B08BD" w:rsidR="00C21511" w:rsidRDefault="007E764B" w:rsidP="001D58E5">
      <w:pPr>
        <w:ind w:firstLineChars="100" w:firstLine="210"/>
      </w:pPr>
      <w:r>
        <w:rPr>
          <w:rFonts w:hint="eastAsia"/>
        </w:rPr>
        <w:t>本来</w:t>
      </w:r>
      <w:r w:rsidR="003B5BE4">
        <w:rPr>
          <w:rFonts w:hint="eastAsia"/>
        </w:rPr>
        <w:t>「とりなしの祈り」は、</w:t>
      </w:r>
      <w:r>
        <w:rPr>
          <w:rFonts w:hint="eastAsia"/>
        </w:rPr>
        <w:t>他</w:t>
      </w:r>
      <w:r w:rsidR="000066A0">
        <w:rPr>
          <w:rFonts w:hint="eastAsia"/>
        </w:rPr>
        <w:t>者</w:t>
      </w:r>
      <w:r>
        <w:rPr>
          <w:rFonts w:hint="eastAsia"/>
        </w:rPr>
        <w:t>のために、その人に</w:t>
      </w:r>
      <w:r w:rsidR="003B5BE4">
        <w:rPr>
          <w:rFonts w:hint="eastAsia"/>
        </w:rPr>
        <w:t>代わって</w:t>
      </w:r>
      <w:r>
        <w:rPr>
          <w:rFonts w:hint="eastAsia"/>
        </w:rPr>
        <w:t>神の前に立ち、</w:t>
      </w:r>
      <w:r w:rsidR="003B5BE4">
        <w:rPr>
          <w:rFonts w:hint="eastAsia"/>
        </w:rPr>
        <w:t>御心にそって祈るところに</w:t>
      </w:r>
      <w:r w:rsidR="000E6A85">
        <w:rPr>
          <w:rFonts w:hint="eastAsia"/>
        </w:rPr>
        <w:t>神様との生きた交わり</w:t>
      </w:r>
      <w:r w:rsidR="003B5BE4">
        <w:rPr>
          <w:rFonts w:hint="eastAsia"/>
        </w:rPr>
        <w:t>があ</w:t>
      </w:r>
      <w:r w:rsidR="00664CFD">
        <w:rPr>
          <w:rFonts w:hint="eastAsia"/>
        </w:rPr>
        <w:t>ります</w:t>
      </w:r>
      <w:r w:rsidR="001D58E5" w:rsidRPr="001D58E5">
        <w:rPr>
          <w:rFonts w:hint="eastAsia"/>
        </w:rPr>
        <w:t>。</w:t>
      </w:r>
      <w:r w:rsidR="007F49DB">
        <w:rPr>
          <w:rFonts w:hint="eastAsia"/>
        </w:rPr>
        <w:t>ダニエル書9章</w:t>
      </w:r>
      <w:r w:rsidR="00AD0BAD">
        <w:rPr>
          <w:rFonts w:hint="eastAsia"/>
        </w:rPr>
        <w:t>4節から19節は</w:t>
      </w:r>
      <w:r w:rsidR="00B20ED4">
        <w:rPr>
          <w:rFonts w:hint="eastAsia"/>
        </w:rPr>
        <w:t>、ダニエル</w:t>
      </w:r>
      <w:r w:rsidR="00AD0BAD">
        <w:rPr>
          <w:rFonts w:hint="eastAsia"/>
        </w:rPr>
        <w:t>が</w:t>
      </w:r>
      <w:r w:rsidR="00B20ED4">
        <w:rPr>
          <w:rFonts w:hint="eastAsia"/>
        </w:rPr>
        <w:t>イスラエルの為にとりなしの</w:t>
      </w:r>
      <w:r w:rsidR="000D544E">
        <w:rPr>
          <w:rFonts w:hint="eastAsia"/>
        </w:rPr>
        <w:t>祈り</w:t>
      </w:r>
      <w:r w:rsidR="0027411E">
        <w:rPr>
          <w:rFonts w:hint="eastAsia"/>
        </w:rPr>
        <w:t>をささげ</w:t>
      </w:r>
      <w:r w:rsidR="00AD0BAD">
        <w:rPr>
          <w:rFonts w:hint="eastAsia"/>
        </w:rPr>
        <w:t>ている箇所です、彼がどのように祈りをささげたのか</w:t>
      </w:r>
      <w:r w:rsidR="00913BD1">
        <w:rPr>
          <w:rFonts w:hint="eastAsia"/>
        </w:rPr>
        <w:t>、そして10章で祈りの背後に何が起こっているのか</w:t>
      </w:r>
      <w:r w:rsidR="00AD0BAD">
        <w:rPr>
          <w:rFonts w:hint="eastAsia"/>
        </w:rPr>
        <w:t>お読みください</w:t>
      </w:r>
      <w:r w:rsidR="000D544E">
        <w:rPr>
          <w:rFonts w:hint="eastAsia"/>
        </w:rPr>
        <w:t>。</w:t>
      </w:r>
    </w:p>
    <w:p w14:paraId="5DF89E0A" w14:textId="357F5105" w:rsidR="00515059" w:rsidRPr="00515059" w:rsidRDefault="00DE129E" w:rsidP="00515059">
      <w:pPr>
        <w:pStyle w:val="1"/>
      </w:pPr>
      <w:r>
        <w:rPr>
          <w:rFonts w:hint="eastAsia"/>
        </w:rPr>
        <w:t>ダニエル</w:t>
      </w:r>
      <w:r w:rsidR="00C14FC2">
        <w:rPr>
          <w:rFonts w:hint="eastAsia"/>
        </w:rPr>
        <w:t>書9章</w:t>
      </w:r>
      <w:r>
        <w:rPr>
          <w:rFonts w:hint="eastAsia"/>
        </w:rPr>
        <w:t>のとりなしの祈り</w:t>
      </w:r>
    </w:p>
    <w:p w14:paraId="4A5DE36F" w14:textId="77777777" w:rsidR="00E05E77" w:rsidRDefault="007C6AB0" w:rsidP="001D58E5">
      <w:pPr>
        <w:ind w:firstLineChars="100" w:firstLine="210"/>
      </w:pPr>
      <w:r>
        <w:rPr>
          <w:rFonts w:hint="eastAsia"/>
        </w:rPr>
        <w:t>BC539年</w:t>
      </w:r>
      <w:r w:rsidR="006F21F0">
        <w:rPr>
          <w:rFonts w:hint="eastAsia"/>
        </w:rPr>
        <w:t>メディアとペルシアの連合軍によって</w:t>
      </w:r>
      <w:r>
        <w:rPr>
          <w:rFonts w:hint="eastAsia"/>
        </w:rPr>
        <w:t>バビロンが滅</w:t>
      </w:r>
      <w:r w:rsidR="006F21F0">
        <w:rPr>
          <w:rFonts w:hint="eastAsia"/>
        </w:rPr>
        <w:t>され</w:t>
      </w:r>
      <w:r w:rsidR="00E05E77">
        <w:rPr>
          <w:rFonts w:hint="eastAsia"/>
        </w:rPr>
        <w:t>ました。</w:t>
      </w:r>
      <w:r w:rsidR="006F21F0">
        <w:rPr>
          <w:rFonts w:hint="eastAsia"/>
        </w:rPr>
        <w:t>その年</w:t>
      </w:r>
      <w:r>
        <w:rPr>
          <w:rFonts w:hint="eastAsia"/>
        </w:rPr>
        <w:t>に</w:t>
      </w:r>
      <w:r w:rsidR="00E87244">
        <w:rPr>
          <w:rFonts w:hint="eastAsia"/>
        </w:rPr>
        <w:t>ダニエルは預言者エレミヤの書を読み、エルサレムの荒廃が「70年」で終わる</w:t>
      </w:r>
      <w:r w:rsidR="00956CE4">
        <w:rPr>
          <w:rFonts w:hint="eastAsia"/>
        </w:rPr>
        <w:t>ことを悟りました</w:t>
      </w:r>
      <w:r w:rsidR="00DA3725">
        <w:rPr>
          <w:rFonts w:hint="eastAsia"/>
        </w:rPr>
        <w:t>。</w:t>
      </w:r>
      <w:r w:rsidR="00956CE4">
        <w:rPr>
          <w:rFonts w:hint="eastAsia"/>
        </w:rPr>
        <w:t>彼は神の約束が成し遂げられることを知り</w:t>
      </w:r>
      <w:r w:rsidR="00E05E77">
        <w:rPr>
          <w:rFonts w:hint="eastAsia"/>
        </w:rPr>
        <w:t>ましたが</w:t>
      </w:r>
      <w:r w:rsidR="00956CE4">
        <w:rPr>
          <w:rFonts w:hint="eastAsia"/>
        </w:rPr>
        <w:t>、</w:t>
      </w:r>
      <w:r w:rsidR="00E87244">
        <w:rPr>
          <w:rFonts w:hint="eastAsia"/>
        </w:rPr>
        <w:t>自分の願望を押し通す</w:t>
      </w:r>
      <w:r w:rsidR="00956CE4">
        <w:rPr>
          <w:rFonts w:hint="eastAsia"/>
        </w:rPr>
        <w:t>ことはしませんでした。</w:t>
      </w:r>
      <w:r w:rsidR="00DA3725">
        <w:rPr>
          <w:rFonts w:hint="eastAsia"/>
        </w:rPr>
        <w:t>何よりもイスラエルの民が神様の前に出るためには悔い改めが必要だとわかっていたからです。</w:t>
      </w:r>
    </w:p>
    <w:p w14:paraId="4971AF61" w14:textId="074ECDB5" w:rsidR="00C164BA" w:rsidRDefault="00E05E77" w:rsidP="001D58E5">
      <w:pPr>
        <w:ind w:firstLineChars="100" w:firstLine="210"/>
      </w:pPr>
      <w:r>
        <w:rPr>
          <w:rFonts w:hint="eastAsia"/>
        </w:rPr>
        <w:t>彼は</w:t>
      </w:r>
      <w:r w:rsidR="00DA3725">
        <w:rPr>
          <w:rFonts w:hint="eastAsia"/>
        </w:rPr>
        <w:t>イスラエル</w:t>
      </w:r>
      <w:r>
        <w:rPr>
          <w:rFonts w:hint="eastAsia"/>
        </w:rPr>
        <w:t>が</w:t>
      </w:r>
      <w:r w:rsidR="00DA3725">
        <w:rPr>
          <w:rFonts w:hint="eastAsia"/>
        </w:rPr>
        <w:t>犯してきた罪を他人事ではなく自分のこととして認め、神様が</w:t>
      </w:r>
      <w:r w:rsidR="00B34432">
        <w:rPr>
          <w:rFonts w:hint="eastAsia"/>
        </w:rPr>
        <w:t>下された災い</w:t>
      </w:r>
      <w:r w:rsidR="00DA3725">
        <w:rPr>
          <w:rFonts w:hint="eastAsia"/>
        </w:rPr>
        <w:t>は正し</w:t>
      </w:r>
      <w:r w:rsidR="00B34432">
        <w:rPr>
          <w:rFonts w:hint="eastAsia"/>
        </w:rPr>
        <w:t>く</w:t>
      </w:r>
      <w:r w:rsidR="00E87244">
        <w:rPr>
          <w:rFonts w:hint="eastAsia"/>
        </w:rPr>
        <w:t>、</w:t>
      </w:r>
      <w:r w:rsidR="00B34432">
        <w:rPr>
          <w:rFonts w:hint="eastAsia"/>
        </w:rPr>
        <w:t>神の</w:t>
      </w:r>
      <w:r w:rsidR="00E87244">
        <w:rPr>
          <w:rFonts w:hint="eastAsia"/>
        </w:rPr>
        <w:t>御心に</w:t>
      </w:r>
      <w:r>
        <w:rPr>
          <w:rFonts w:hint="eastAsia"/>
        </w:rPr>
        <w:t>そったものであると</w:t>
      </w:r>
      <w:r w:rsidR="00E87244">
        <w:rPr>
          <w:rFonts w:hint="eastAsia"/>
        </w:rPr>
        <w:t>同意</w:t>
      </w:r>
      <w:r>
        <w:rPr>
          <w:rFonts w:hint="eastAsia"/>
        </w:rPr>
        <w:t>しました</w:t>
      </w:r>
      <w:r w:rsidR="006E0BE9">
        <w:rPr>
          <w:rFonts w:hint="eastAsia"/>
        </w:rPr>
        <w:t>。</w:t>
      </w:r>
      <w:r w:rsidR="0005725B">
        <w:rPr>
          <w:rFonts w:hint="eastAsia"/>
        </w:rPr>
        <w:t>彼</w:t>
      </w:r>
      <w:r>
        <w:rPr>
          <w:rFonts w:hint="eastAsia"/>
        </w:rPr>
        <w:t>が</w:t>
      </w:r>
      <w:r w:rsidR="008D0D82">
        <w:rPr>
          <w:rFonts w:hint="eastAsia"/>
        </w:rPr>
        <w:t>神を礼拝し願いを捧げるのは</w:t>
      </w:r>
      <w:r w:rsidR="0005725B">
        <w:rPr>
          <w:rFonts w:hint="eastAsia"/>
        </w:rPr>
        <w:t>、</w:t>
      </w:r>
      <w:r>
        <w:rPr>
          <w:rFonts w:hint="eastAsia"/>
        </w:rPr>
        <w:t>自分</w:t>
      </w:r>
      <w:r w:rsidR="008D0D82">
        <w:rPr>
          <w:rFonts w:hint="eastAsia"/>
        </w:rPr>
        <w:t>たちの</w:t>
      </w:r>
      <w:r w:rsidR="00D725EC">
        <w:rPr>
          <w:rFonts w:hint="eastAsia"/>
        </w:rPr>
        <w:t>正しい</w:t>
      </w:r>
      <w:r w:rsidR="008D0D82">
        <w:rPr>
          <w:rFonts w:hint="eastAsia"/>
        </w:rPr>
        <w:t>行い</w:t>
      </w:r>
      <w:r w:rsidR="00D725EC">
        <w:rPr>
          <w:rFonts w:hint="eastAsia"/>
        </w:rPr>
        <w:t>を根拠</w:t>
      </w:r>
      <w:r w:rsidR="008D0D82">
        <w:rPr>
          <w:rFonts w:hint="eastAsia"/>
        </w:rPr>
        <w:t>に</w:t>
      </w:r>
      <w:r w:rsidR="00715804">
        <w:rPr>
          <w:rFonts w:hint="eastAsia"/>
        </w:rPr>
        <w:t>よって</w:t>
      </w:r>
      <w:r w:rsidR="00F22A0B">
        <w:rPr>
          <w:rFonts w:hint="eastAsia"/>
        </w:rPr>
        <w:t>ではなく、</w:t>
      </w:r>
      <w:r>
        <w:rPr>
          <w:rFonts w:hint="eastAsia"/>
        </w:rPr>
        <w:t>ひとえに</w:t>
      </w:r>
      <w:r w:rsidR="0005725B">
        <w:rPr>
          <w:rFonts w:hint="eastAsia"/>
        </w:rPr>
        <w:t>神の大いなる憐</w:t>
      </w:r>
      <w:r w:rsidR="00190DF5">
        <w:rPr>
          <w:rFonts w:hint="eastAsia"/>
        </w:rPr>
        <w:t>れ</w:t>
      </w:r>
      <w:r w:rsidR="0005725B">
        <w:rPr>
          <w:rFonts w:hint="eastAsia"/>
        </w:rPr>
        <w:t>み、</w:t>
      </w:r>
      <w:r>
        <w:rPr>
          <w:rFonts w:hint="eastAsia"/>
        </w:rPr>
        <w:t>すなわち</w:t>
      </w:r>
      <w:r w:rsidR="00D725EC">
        <w:rPr>
          <w:rFonts w:hint="eastAsia"/>
        </w:rPr>
        <w:t>神様の恵みを根拠</w:t>
      </w:r>
      <w:r>
        <w:rPr>
          <w:rFonts w:hint="eastAsia"/>
        </w:rPr>
        <w:t>としていたのです</w:t>
      </w:r>
      <w:r w:rsidR="0005725B">
        <w:rPr>
          <w:rFonts w:hint="eastAsia"/>
        </w:rPr>
        <w:t>。</w:t>
      </w:r>
    </w:p>
    <w:p w14:paraId="513741EB" w14:textId="3F2ACA52" w:rsidR="003D6BE3" w:rsidRDefault="003D6BE3" w:rsidP="001D58E5">
      <w:pPr>
        <w:ind w:firstLineChars="100" w:firstLine="210"/>
      </w:pPr>
    </w:p>
    <w:p w14:paraId="4117ED48" w14:textId="5F5FAF0E" w:rsidR="003D6BE3" w:rsidRDefault="003D6BE3" w:rsidP="003D6BE3">
      <w:pPr>
        <w:pStyle w:val="1"/>
      </w:pPr>
      <w:r>
        <w:rPr>
          <w:rFonts w:hint="eastAsia"/>
        </w:rPr>
        <w:lastRenderedPageBreak/>
        <w:t>ダニエル書10章の喪に服すダニエル祈り</w:t>
      </w:r>
      <w:r w:rsidR="00D65D98">
        <w:rPr>
          <w:rFonts w:hint="eastAsia"/>
        </w:rPr>
        <w:t>の背後</w:t>
      </w:r>
    </w:p>
    <w:p w14:paraId="366F521A" w14:textId="2CEAEE06" w:rsidR="00E64DEC" w:rsidRDefault="00372BB5" w:rsidP="003D6BE3">
      <w:r>
        <w:rPr>
          <w:rFonts w:hint="eastAsia"/>
        </w:rPr>
        <w:t>3年後</w:t>
      </w:r>
      <w:r w:rsidR="00A35CB7">
        <w:rPr>
          <w:rFonts w:hint="eastAsia"/>
        </w:rPr>
        <w:t>、</w:t>
      </w:r>
      <w:r>
        <w:rPr>
          <w:rFonts w:hint="eastAsia"/>
        </w:rPr>
        <w:t>ダニエルは</w:t>
      </w:r>
      <w:r w:rsidR="00AC44FC">
        <w:rPr>
          <w:rFonts w:hint="eastAsia"/>
        </w:rPr>
        <w:t>幻を見ました。そこ</w:t>
      </w:r>
      <w:r w:rsidR="00363715">
        <w:rPr>
          <w:rFonts w:hint="eastAsia"/>
        </w:rPr>
        <w:t>に</w:t>
      </w:r>
      <w:r w:rsidR="00A35CB7">
        <w:rPr>
          <w:rFonts w:hint="eastAsia"/>
        </w:rPr>
        <w:t>「</w:t>
      </w:r>
      <w:r>
        <w:rPr>
          <w:rFonts w:hint="eastAsia"/>
        </w:rPr>
        <w:t>ことば</w:t>
      </w:r>
      <w:r w:rsidR="00A35CB7">
        <w:rPr>
          <w:rFonts w:hint="eastAsia"/>
        </w:rPr>
        <w:t>」</w:t>
      </w:r>
      <w:r>
        <w:rPr>
          <w:rFonts w:hint="eastAsia"/>
        </w:rPr>
        <w:t>が示され、</w:t>
      </w:r>
      <w:r w:rsidR="00A35CB7">
        <w:rPr>
          <w:rFonts w:hint="eastAsia"/>
        </w:rPr>
        <w:t>それが「</w:t>
      </w:r>
      <w:r>
        <w:rPr>
          <w:rFonts w:hint="eastAsia"/>
        </w:rPr>
        <w:t>大きな戦</w:t>
      </w:r>
      <w:r w:rsidR="00A35CB7">
        <w:rPr>
          <w:rFonts w:hint="eastAsia"/>
        </w:rPr>
        <w:t>い」</w:t>
      </w:r>
      <w:r w:rsidR="00AC44FC">
        <w:rPr>
          <w:rFonts w:hint="eastAsia"/>
        </w:rPr>
        <w:t>について</w:t>
      </w:r>
      <w:r w:rsidR="00A35CB7">
        <w:rPr>
          <w:rFonts w:hint="eastAsia"/>
        </w:rPr>
        <w:t>の</w:t>
      </w:r>
      <w:r w:rsidR="00190DF5">
        <w:rPr>
          <w:rFonts w:hint="eastAsia"/>
        </w:rPr>
        <w:t>幻</w:t>
      </w:r>
      <w:r w:rsidR="009C3CB6">
        <w:rPr>
          <w:rFonts w:hint="eastAsia"/>
        </w:rPr>
        <w:t>であることを</w:t>
      </w:r>
      <w:r>
        <w:rPr>
          <w:rFonts w:hint="eastAsia"/>
        </w:rPr>
        <w:t>悟りました。</w:t>
      </w:r>
      <w:r w:rsidR="009A6FA6">
        <w:rPr>
          <w:rFonts w:hint="eastAsia"/>
        </w:rPr>
        <w:t>この</w:t>
      </w:r>
      <w:r w:rsidR="00FB32F5">
        <w:rPr>
          <w:rFonts w:hint="eastAsia"/>
        </w:rPr>
        <w:t>第一の月は</w:t>
      </w:r>
      <w:r w:rsidR="00E64DEC">
        <w:rPr>
          <w:rFonts w:hint="eastAsia"/>
        </w:rPr>
        <w:t>、本来なら</w:t>
      </w:r>
      <w:r w:rsidR="00190DF5">
        <w:rPr>
          <w:rFonts w:hint="eastAsia"/>
        </w:rPr>
        <w:t>「</w:t>
      </w:r>
      <w:r w:rsidR="00FB32F5">
        <w:rPr>
          <w:rFonts w:hint="eastAsia"/>
        </w:rPr>
        <w:t>過ぎ越しの祭り</w:t>
      </w:r>
      <w:r w:rsidR="00190DF5">
        <w:rPr>
          <w:rFonts w:hint="eastAsia"/>
        </w:rPr>
        <w:t>」</w:t>
      </w:r>
      <w:r w:rsidR="00E64DEC">
        <w:rPr>
          <w:rFonts w:hint="eastAsia"/>
        </w:rPr>
        <w:t>によって救いの</w:t>
      </w:r>
      <w:r w:rsidR="00190DF5">
        <w:rPr>
          <w:rFonts w:hint="eastAsia"/>
        </w:rPr>
        <w:t>解放を喜</w:t>
      </w:r>
      <w:r w:rsidR="00E64DEC">
        <w:rPr>
          <w:rFonts w:hint="eastAsia"/>
        </w:rPr>
        <w:t>び祝う</w:t>
      </w:r>
      <w:r w:rsidR="00190DF5">
        <w:rPr>
          <w:rFonts w:hint="eastAsia"/>
        </w:rPr>
        <w:t>月です。しかし</w:t>
      </w:r>
      <w:r w:rsidR="00E64DEC">
        <w:rPr>
          <w:rFonts w:hint="eastAsia"/>
        </w:rPr>
        <w:t>、</w:t>
      </w:r>
      <w:r w:rsidR="00190DF5">
        <w:rPr>
          <w:rFonts w:hint="eastAsia"/>
        </w:rPr>
        <w:t>70年</w:t>
      </w:r>
      <w:r w:rsidR="00E64DEC">
        <w:rPr>
          <w:rFonts w:hint="eastAsia"/>
        </w:rPr>
        <w:t>の</w:t>
      </w:r>
      <w:r w:rsidR="00190DF5">
        <w:rPr>
          <w:rFonts w:hint="eastAsia"/>
        </w:rPr>
        <w:t>捕囚から解放された後も</w:t>
      </w:r>
      <w:r w:rsidR="00E64DEC">
        <w:rPr>
          <w:rFonts w:hint="eastAsia"/>
        </w:rPr>
        <w:t>、</w:t>
      </w:r>
      <w:r w:rsidR="00190DF5">
        <w:rPr>
          <w:rFonts w:hint="eastAsia"/>
        </w:rPr>
        <w:t>なお</w:t>
      </w:r>
      <w:r w:rsidR="00E64DEC">
        <w:rPr>
          <w:rFonts w:hint="eastAsia"/>
        </w:rPr>
        <w:t>続く</w:t>
      </w:r>
      <w:r w:rsidR="00190DF5">
        <w:rPr>
          <w:rFonts w:hint="eastAsia"/>
        </w:rPr>
        <w:t>民の苦難</w:t>
      </w:r>
      <w:r w:rsidR="00E64DEC">
        <w:rPr>
          <w:rFonts w:hint="eastAsia"/>
        </w:rPr>
        <w:t>の</w:t>
      </w:r>
      <w:r w:rsidR="00190DF5">
        <w:rPr>
          <w:rFonts w:hint="eastAsia"/>
        </w:rPr>
        <w:t>現実、そして将来</w:t>
      </w:r>
      <w:r w:rsidR="00E64DEC">
        <w:rPr>
          <w:rFonts w:hint="eastAsia"/>
        </w:rPr>
        <w:t>への拭い去れない</w:t>
      </w:r>
      <w:r w:rsidR="00190DF5">
        <w:rPr>
          <w:rFonts w:hint="eastAsia"/>
        </w:rPr>
        <w:t>不安の中</w:t>
      </w:r>
      <w:r w:rsidR="00E64DEC">
        <w:rPr>
          <w:rFonts w:hint="eastAsia"/>
        </w:rPr>
        <w:t>で</w:t>
      </w:r>
      <w:r w:rsidR="00190DF5">
        <w:rPr>
          <w:rFonts w:hint="eastAsia"/>
        </w:rPr>
        <w:t>、</w:t>
      </w:r>
      <w:r w:rsidR="00E64DEC">
        <w:rPr>
          <w:rFonts w:hint="eastAsia"/>
        </w:rPr>
        <w:t>ダニエルは</w:t>
      </w:r>
      <w:r w:rsidR="00190DF5">
        <w:rPr>
          <w:rFonts w:hint="eastAsia"/>
        </w:rPr>
        <w:t>3週の</w:t>
      </w:r>
      <w:r w:rsidR="00E64DEC">
        <w:rPr>
          <w:rFonts w:hint="eastAsia"/>
        </w:rPr>
        <w:t>あいだ</w:t>
      </w:r>
      <w:r w:rsidR="00190DF5">
        <w:rPr>
          <w:rFonts w:hint="eastAsia"/>
        </w:rPr>
        <w:t>喪に服し</w:t>
      </w:r>
      <w:r w:rsidR="00E64DEC">
        <w:rPr>
          <w:rFonts w:hint="eastAsia"/>
        </w:rPr>
        <w:t>、</w:t>
      </w:r>
      <w:r w:rsidR="00190DF5">
        <w:rPr>
          <w:rFonts w:hint="eastAsia"/>
        </w:rPr>
        <w:t>断食し</w:t>
      </w:r>
      <w:r w:rsidR="00E64DEC">
        <w:rPr>
          <w:rFonts w:hint="eastAsia"/>
        </w:rPr>
        <w:t>て</w:t>
      </w:r>
      <w:r w:rsidR="00190DF5">
        <w:rPr>
          <w:rFonts w:hint="eastAsia"/>
        </w:rPr>
        <w:t>祈り</w:t>
      </w:r>
      <w:r w:rsidR="008D4323">
        <w:rPr>
          <w:rFonts w:hint="eastAsia"/>
        </w:rPr>
        <w:t>に没頭し</w:t>
      </w:r>
      <w:r w:rsidR="00190DF5">
        <w:rPr>
          <w:rFonts w:hint="eastAsia"/>
        </w:rPr>
        <w:t>ました。</w:t>
      </w:r>
    </w:p>
    <w:p w14:paraId="47E534E3" w14:textId="170C5A1D" w:rsidR="003D6BE3" w:rsidRDefault="00E64DEC" w:rsidP="003D6BE3">
      <w:r>
        <w:rPr>
          <w:rFonts w:hint="eastAsia"/>
        </w:rPr>
        <w:t>けれども、</w:t>
      </w:r>
      <w:r w:rsidR="00A27A85">
        <w:rPr>
          <w:rFonts w:hint="eastAsia"/>
        </w:rPr>
        <w:t>何の応答も幻もない</w:t>
      </w:r>
      <w:r>
        <w:rPr>
          <w:rFonts w:hint="eastAsia"/>
        </w:rPr>
        <w:t>沈黙の時</w:t>
      </w:r>
      <w:r w:rsidR="00A27A85">
        <w:rPr>
          <w:rFonts w:hint="eastAsia"/>
        </w:rPr>
        <w:t>が続</w:t>
      </w:r>
      <w:r w:rsidR="00416D3D">
        <w:rPr>
          <w:rFonts w:hint="eastAsia"/>
        </w:rPr>
        <w:t>きま</w:t>
      </w:r>
      <w:r>
        <w:rPr>
          <w:rFonts w:hint="eastAsia"/>
        </w:rPr>
        <w:t>す</w:t>
      </w:r>
      <w:r w:rsidR="00416D3D">
        <w:rPr>
          <w:rFonts w:hint="eastAsia"/>
        </w:rPr>
        <w:t>。</w:t>
      </w:r>
      <w:r w:rsidR="00A27A85">
        <w:rPr>
          <w:rFonts w:hint="eastAsia"/>
        </w:rPr>
        <w:t>「大きな戦い」の</w:t>
      </w:r>
      <w:r>
        <w:rPr>
          <w:rFonts w:hint="eastAsia"/>
        </w:rPr>
        <w:t>過酷な</w:t>
      </w:r>
      <w:r w:rsidR="00A27A85">
        <w:rPr>
          <w:rFonts w:hint="eastAsia"/>
        </w:rPr>
        <w:t>現実を前に、</w:t>
      </w:r>
      <w:r w:rsidR="00D9577B">
        <w:rPr>
          <w:rFonts w:hint="eastAsia"/>
        </w:rPr>
        <w:t>自らの</w:t>
      </w:r>
      <w:r w:rsidR="00A27A85">
        <w:rPr>
          <w:rFonts w:hint="eastAsia"/>
        </w:rPr>
        <w:t>無力さに</w:t>
      </w:r>
      <w:r w:rsidR="00F011BF">
        <w:rPr>
          <w:rFonts w:hint="eastAsia"/>
        </w:rPr>
        <w:t>打ちのめされたダニエルは</w:t>
      </w:r>
      <w:r w:rsidR="00A27A85">
        <w:rPr>
          <w:rFonts w:hint="eastAsia"/>
        </w:rPr>
        <w:t>、出口の見えない行き詰まり感</w:t>
      </w:r>
      <w:r w:rsidR="00416D3D">
        <w:rPr>
          <w:rFonts w:hint="eastAsia"/>
        </w:rPr>
        <w:t>に襲われ、</w:t>
      </w:r>
      <w:r w:rsidR="00F011BF">
        <w:rPr>
          <w:rFonts w:hint="eastAsia"/>
        </w:rPr>
        <w:t>その</w:t>
      </w:r>
      <w:r w:rsidR="006160E6">
        <w:rPr>
          <w:rFonts w:hint="eastAsia"/>
        </w:rPr>
        <w:t>心身</w:t>
      </w:r>
      <w:r w:rsidR="00416D3D">
        <w:rPr>
          <w:rFonts w:hint="eastAsia"/>
        </w:rPr>
        <w:t>は</w:t>
      </w:r>
      <w:r w:rsidR="006160E6">
        <w:rPr>
          <w:rFonts w:hint="eastAsia"/>
        </w:rPr>
        <w:t>衰弱しきっていきました</w:t>
      </w:r>
      <w:r w:rsidR="00416D3D">
        <w:rPr>
          <w:rFonts w:hint="eastAsia"/>
        </w:rPr>
        <w:t>。</w:t>
      </w:r>
    </w:p>
    <w:p w14:paraId="200CF1B9" w14:textId="77777777" w:rsidR="006B3ABF" w:rsidRDefault="006B3ABF" w:rsidP="003D6BE3">
      <w:r>
        <w:rPr>
          <w:rFonts w:hint="eastAsia"/>
        </w:rPr>
        <w:t>一週間にわたる「</w:t>
      </w:r>
      <w:r w:rsidR="00A8112A">
        <w:rPr>
          <w:rFonts w:hint="eastAsia"/>
        </w:rPr>
        <w:t>過ぎ越しの祭り</w:t>
      </w:r>
      <w:r>
        <w:rPr>
          <w:rFonts w:hint="eastAsia"/>
        </w:rPr>
        <w:t>」の幕を閉じた</w:t>
      </w:r>
      <w:r w:rsidR="00A8112A">
        <w:rPr>
          <w:rFonts w:hint="eastAsia"/>
        </w:rPr>
        <w:t>直後</w:t>
      </w:r>
      <w:r>
        <w:rPr>
          <w:rFonts w:hint="eastAsia"/>
        </w:rPr>
        <w:t>の</w:t>
      </w:r>
      <w:r w:rsidR="00A8112A">
        <w:rPr>
          <w:rFonts w:hint="eastAsia"/>
        </w:rPr>
        <w:t>第一の月の24日</w:t>
      </w:r>
      <w:r>
        <w:rPr>
          <w:rFonts w:hint="eastAsia"/>
        </w:rPr>
        <w:t>、</w:t>
      </w:r>
      <w:r w:rsidR="00BA46D6">
        <w:rPr>
          <w:rFonts w:hint="eastAsia"/>
        </w:rPr>
        <w:t>ダニエルは</w:t>
      </w:r>
      <w:r w:rsidR="00A8112A">
        <w:rPr>
          <w:rFonts w:hint="eastAsia"/>
        </w:rPr>
        <w:t>幻を見ま</w:t>
      </w:r>
      <w:r>
        <w:rPr>
          <w:rFonts w:hint="eastAsia"/>
        </w:rPr>
        <w:t>した</w:t>
      </w:r>
      <w:r w:rsidR="00A8112A">
        <w:rPr>
          <w:rFonts w:hint="eastAsia"/>
        </w:rPr>
        <w:t>。</w:t>
      </w:r>
      <w:r w:rsidR="00BA46D6">
        <w:rPr>
          <w:rFonts w:hint="eastAsia"/>
        </w:rPr>
        <w:t>彼は語</w:t>
      </w:r>
      <w:r>
        <w:rPr>
          <w:rFonts w:hint="eastAsia"/>
        </w:rPr>
        <w:t>りかけ</w:t>
      </w:r>
      <w:r w:rsidR="00BA46D6">
        <w:rPr>
          <w:rFonts w:hint="eastAsia"/>
        </w:rPr>
        <w:t>る声を聞きましたが、</w:t>
      </w:r>
      <w:r w:rsidR="00532A15">
        <w:rPr>
          <w:rFonts w:hint="eastAsia"/>
        </w:rPr>
        <w:t>内</w:t>
      </w:r>
      <w:r>
        <w:rPr>
          <w:rFonts w:hint="eastAsia"/>
        </w:rPr>
        <w:t>側</w:t>
      </w:r>
      <w:r w:rsidR="00532A15">
        <w:rPr>
          <w:rFonts w:hint="eastAsia"/>
        </w:rPr>
        <w:t>から力が抜け、顔の輝きも一変して、</w:t>
      </w:r>
      <w:r>
        <w:rPr>
          <w:rFonts w:hint="eastAsia"/>
        </w:rPr>
        <w:t>立っていることさえできなくなりました。そのまま</w:t>
      </w:r>
      <w:r w:rsidR="00446388">
        <w:rPr>
          <w:rFonts w:hint="eastAsia"/>
        </w:rPr>
        <w:t>意識を失い、</w:t>
      </w:r>
      <w:r w:rsidR="00532A15">
        <w:rPr>
          <w:rFonts w:hint="eastAsia"/>
        </w:rPr>
        <w:t>顔を</w:t>
      </w:r>
      <w:r>
        <w:rPr>
          <w:rFonts w:hint="eastAsia"/>
        </w:rPr>
        <w:t>地に</w:t>
      </w:r>
      <w:r w:rsidR="00532A15">
        <w:rPr>
          <w:rFonts w:hint="eastAsia"/>
        </w:rPr>
        <w:t>伏せて倒れ</w:t>
      </w:r>
      <w:r>
        <w:rPr>
          <w:rFonts w:hint="eastAsia"/>
        </w:rPr>
        <w:t>込んで</w:t>
      </w:r>
      <w:r w:rsidR="00532A15">
        <w:rPr>
          <w:rFonts w:hint="eastAsia"/>
        </w:rPr>
        <w:t>しまいました。</w:t>
      </w:r>
    </w:p>
    <w:p w14:paraId="4CE96A8D" w14:textId="77777777" w:rsidR="006B3ABF" w:rsidRDefault="006B3ABF" w:rsidP="003D6BE3">
      <w:r>
        <w:rPr>
          <w:rFonts w:hint="eastAsia"/>
        </w:rPr>
        <w:t>すると</w:t>
      </w:r>
      <w:r w:rsidR="0018001F">
        <w:rPr>
          <w:rFonts w:hint="eastAsia"/>
        </w:rPr>
        <w:t>ダニエルに語り</w:t>
      </w:r>
      <w:r>
        <w:rPr>
          <w:rFonts w:hint="eastAsia"/>
        </w:rPr>
        <w:t>か</w:t>
      </w:r>
      <w:r w:rsidR="0018001F">
        <w:rPr>
          <w:rFonts w:hint="eastAsia"/>
        </w:rPr>
        <w:t>けた方が、彼の身体を揺さぶり起こしま</w:t>
      </w:r>
      <w:r>
        <w:rPr>
          <w:rFonts w:hint="eastAsia"/>
        </w:rPr>
        <w:t>した</w:t>
      </w:r>
      <w:r w:rsidR="0018001F">
        <w:rPr>
          <w:rFonts w:hint="eastAsia"/>
        </w:rPr>
        <w:t>。そこで</w:t>
      </w:r>
      <w:r>
        <w:rPr>
          <w:rFonts w:hint="eastAsia"/>
        </w:rPr>
        <w:t>告げ</w:t>
      </w:r>
      <w:r w:rsidR="0018001F">
        <w:rPr>
          <w:rFonts w:hint="eastAsia"/>
        </w:rPr>
        <w:t>られた</w:t>
      </w:r>
      <w:r>
        <w:rPr>
          <w:rFonts w:hint="eastAsia"/>
        </w:rPr>
        <w:t>のは驚くべき事実でした。</w:t>
      </w:r>
      <w:r w:rsidR="0018001F">
        <w:rPr>
          <w:rFonts w:hint="eastAsia"/>
        </w:rPr>
        <w:t>ダニエルが</w:t>
      </w:r>
      <w:r>
        <w:rPr>
          <w:rFonts w:hint="eastAsia"/>
        </w:rPr>
        <w:t>心を低くして</w:t>
      </w:r>
      <w:r w:rsidR="0018001F">
        <w:rPr>
          <w:rFonts w:hint="eastAsia"/>
        </w:rPr>
        <w:t>祈り</w:t>
      </w:r>
      <w:r>
        <w:rPr>
          <w:rFonts w:hint="eastAsia"/>
        </w:rPr>
        <w:t>始めた</w:t>
      </w:r>
      <w:r w:rsidR="0018001F">
        <w:rPr>
          <w:rFonts w:hint="eastAsia"/>
        </w:rPr>
        <w:t>最初の日に、</w:t>
      </w:r>
      <w:r>
        <w:rPr>
          <w:rFonts w:hint="eastAsia"/>
        </w:rPr>
        <w:t>すでにそ</w:t>
      </w:r>
      <w:r w:rsidR="0018001F">
        <w:rPr>
          <w:rFonts w:hint="eastAsia"/>
        </w:rPr>
        <w:t>の祈りは</w:t>
      </w:r>
      <w:r>
        <w:rPr>
          <w:rFonts w:hint="eastAsia"/>
        </w:rPr>
        <w:t>神に聞き届けられていたというのです。</w:t>
      </w:r>
    </w:p>
    <w:p w14:paraId="1FD015ED" w14:textId="2AE38768" w:rsidR="00A8112A" w:rsidRDefault="004D678E" w:rsidP="003D6BE3">
      <w:r>
        <w:rPr>
          <w:rFonts w:hint="eastAsia"/>
        </w:rPr>
        <w:t>そして</w:t>
      </w:r>
      <w:r w:rsidR="0018001F">
        <w:rPr>
          <w:rFonts w:hint="eastAsia"/>
        </w:rPr>
        <w:t>天の使いがダニエル</w:t>
      </w:r>
      <w:r w:rsidR="006B3ABF">
        <w:rPr>
          <w:rFonts w:hint="eastAsia"/>
        </w:rPr>
        <w:t>のもとへ</w:t>
      </w:r>
      <w:r w:rsidR="0018001F">
        <w:rPr>
          <w:rFonts w:hint="eastAsia"/>
        </w:rPr>
        <w:t>遣わされ</w:t>
      </w:r>
      <w:r w:rsidR="006B3ABF">
        <w:rPr>
          <w:rFonts w:hint="eastAsia"/>
        </w:rPr>
        <w:t>まし</w:t>
      </w:r>
      <w:r w:rsidR="0018001F">
        <w:rPr>
          <w:rFonts w:hint="eastAsia"/>
        </w:rPr>
        <w:t>たが、</w:t>
      </w:r>
      <w:r w:rsidR="006052BC">
        <w:rPr>
          <w:rFonts w:hint="eastAsia"/>
        </w:rPr>
        <w:t>ペルシャを支配する巨大な霊が</w:t>
      </w:r>
      <w:r w:rsidR="00B85B27">
        <w:rPr>
          <w:rFonts w:hint="eastAsia"/>
        </w:rPr>
        <w:t>二十一日</w:t>
      </w:r>
      <w:r w:rsidR="00D7687C">
        <w:rPr>
          <w:rFonts w:hint="eastAsia"/>
        </w:rPr>
        <w:t>間、</w:t>
      </w:r>
      <w:r w:rsidR="00B85B27">
        <w:rPr>
          <w:rFonts w:hint="eastAsia"/>
        </w:rPr>
        <w:t>行く手を阻んでい</w:t>
      </w:r>
      <w:r w:rsidR="0006783A">
        <w:rPr>
          <w:rFonts w:hint="eastAsia"/>
        </w:rPr>
        <w:t>たので</w:t>
      </w:r>
      <w:r w:rsidR="00035948">
        <w:rPr>
          <w:rFonts w:hint="eastAsia"/>
        </w:rPr>
        <w:t>す</w:t>
      </w:r>
      <w:r w:rsidR="00B85B27">
        <w:rPr>
          <w:rFonts w:hint="eastAsia"/>
        </w:rPr>
        <w:t>。しかし</w:t>
      </w:r>
      <w:r w:rsidR="006052BC">
        <w:rPr>
          <w:rFonts w:hint="eastAsia"/>
        </w:rPr>
        <w:t>、天の軍の最高司令官</w:t>
      </w:r>
      <w:r w:rsidR="00B85B27">
        <w:rPr>
          <w:rFonts w:hint="eastAsia"/>
        </w:rPr>
        <w:t>の</w:t>
      </w:r>
      <w:r w:rsidR="006052BC">
        <w:rPr>
          <w:rFonts w:hint="eastAsia"/>
        </w:rPr>
        <w:t>ミカエルが助けに</w:t>
      </w:r>
      <w:r w:rsidR="00B85B27">
        <w:rPr>
          <w:rFonts w:hint="eastAsia"/>
        </w:rPr>
        <w:t>来たことで、ダニエルのもとに</w:t>
      </w:r>
      <w:r w:rsidR="00480D0C">
        <w:rPr>
          <w:rFonts w:hint="eastAsia"/>
        </w:rPr>
        <w:t>たどり</w:t>
      </w:r>
      <w:r w:rsidR="00B85B27">
        <w:rPr>
          <w:rFonts w:hint="eastAsia"/>
        </w:rPr>
        <w:t>着くことができたので</w:t>
      </w:r>
      <w:r w:rsidR="006C28BF">
        <w:rPr>
          <w:rFonts w:hint="eastAsia"/>
        </w:rPr>
        <w:t>した</w:t>
      </w:r>
      <w:r w:rsidR="00B85B27">
        <w:rPr>
          <w:rFonts w:hint="eastAsia"/>
        </w:rPr>
        <w:t>。</w:t>
      </w:r>
    </w:p>
    <w:p w14:paraId="70A06A91" w14:textId="2E214661" w:rsidR="00D91465" w:rsidRDefault="00D91465" w:rsidP="00D91465">
      <w:r>
        <w:rPr>
          <w:rFonts w:hint="eastAsia"/>
        </w:rPr>
        <w:t>10節から19節にかけて</w:t>
      </w:r>
      <w:r w:rsidRPr="009E7044">
        <w:t>御使いは弱り果てたダニエルに繰り返し触れ、「神に愛されている人よ。恐れるな。安心せよ。強くあれ、強くあれ」と励まし</w:t>
      </w:r>
      <w:r w:rsidR="00E64161">
        <w:rPr>
          <w:rFonts w:hint="eastAsia"/>
        </w:rPr>
        <w:t>ました</w:t>
      </w:r>
      <w:r w:rsidRPr="009E7044">
        <w:t>。</w:t>
      </w:r>
      <w:r w:rsidR="00900869">
        <w:rPr>
          <w:rFonts w:hint="eastAsia"/>
        </w:rPr>
        <w:t>そして</w:t>
      </w:r>
      <w:r w:rsidRPr="009E7044">
        <w:t>その言葉によって、ダニエルはやっとの思いで奮い立ち、「わが主よ、お話しください。あなたは私を力づけてくださいましたから」と、ようやく言葉を返すことができたのでした。</w:t>
      </w:r>
    </w:p>
    <w:p w14:paraId="4EBE3AB1" w14:textId="77777777" w:rsidR="00C25207" w:rsidRDefault="00C25207" w:rsidP="00D91465"/>
    <w:p w14:paraId="596EF087" w14:textId="5540894C" w:rsidR="00C25207" w:rsidRDefault="00C25207" w:rsidP="00C25207">
      <w:pPr>
        <w:pStyle w:val="1"/>
      </w:pPr>
      <w:r>
        <w:rPr>
          <w:rFonts w:hint="eastAsia"/>
        </w:rPr>
        <w:t>ダニエルについて（補足）</w:t>
      </w:r>
    </w:p>
    <w:p w14:paraId="05C5BF0D" w14:textId="77777777" w:rsidR="00C25207" w:rsidRPr="00C25207" w:rsidRDefault="00C25207" w:rsidP="00C25207">
      <w:r w:rsidRPr="00C25207">
        <w:t>ダニエルは全12章からなる「ダニエル書」の主人公であり、聖書の中でも特に著名な預言者の一人です。ネブカドネツァル王の夢の解き明かしや、信仰を守り抜いた「獅子の洞窟（6章）」などのエピソードで親しまれています。</w:t>
      </w:r>
    </w:p>
    <w:p w14:paraId="0E3F00A9" w14:textId="77777777" w:rsidR="00C25207" w:rsidRPr="00C25207" w:rsidRDefault="00C25207" w:rsidP="00C25207">
      <w:r w:rsidRPr="00C25207">
        <w:t>彼は紀元前605年頃、少年時代にバビロンへ捕囚として連行されました。バビロン帝国が滅び（BC539年）、ペルシャ帝国へと統治が変わっても、彼はその誠実さと知恵によって歴代の王に重用され続けました。</w:t>
      </w:r>
    </w:p>
    <w:p w14:paraId="220909F2" w14:textId="77777777" w:rsidR="00C25207" w:rsidRPr="00C25207" w:rsidRDefault="00C25207" w:rsidP="00C25207">
      <w:r w:rsidRPr="00C25207">
        <w:t>その後、ペルシャ王の命令によりイスラエルの民はエルサレムへ帰還しますが、ダニエルは当時すでに高齢であったためか、自らは帰還せず、捕囚の地でその生涯を全うしたと考</w:t>
      </w:r>
      <w:r w:rsidRPr="00C25207">
        <w:lastRenderedPageBreak/>
        <w:t>えられています。</w:t>
      </w:r>
    </w:p>
    <w:p w14:paraId="0A5C0F1F" w14:textId="77777777" w:rsidR="00C25207" w:rsidRPr="00C25207" w:rsidRDefault="00C25207" w:rsidP="00C25207">
      <w:pPr>
        <w:rPr>
          <w:rFonts w:hint="eastAsia"/>
        </w:rPr>
      </w:pPr>
    </w:p>
    <w:p w14:paraId="479FEAF8" w14:textId="48983F53" w:rsidR="00913BD1" w:rsidRDefault="00111F1E" w:rsidP="00111F1E">
      <w:pPr>
        <w:pStyle w:val="1"/>
      </w:pPr>
      <w:r>
        <w:rPr>
          <w:rFonts w:hint="eastAsia"/>
        </w:rPr>
        <w:t>まとめ</w:t>
      </w:r>
    </w:p>
    <w:p w14:paraId="18C4EAE9" w14:textId="73FBB86B" w:rsidR="007B3716" w:rsidRPr="007B3716" w:rsidRDefault="007B3716" w:rsidP="007B3716">
      <w:r w:rsidRPr="007B3716">
        <w:t>本日はダニエル書9章と10章から、「とりなしの祈り」について学びました。以下の質問に沿って、学びを振り返ってみてください。</w:t>
      </w:r>
    </w:p>
    <w:p w14:paraId="5574A9DC" w14:textId="77777777" w:rsidR="007B3716" w:rsidRPr="007B3716" w:rsidRDefault="007B3716" w:rsidP="007B3716">
      <w:pPr>
        <w:numPr>
          <w:ilvl w:val="0"/>
          <w:numId w:val="7"/>
        </w:numPr>
      </w:pPr>
      <w:r w:rsidRPr="007B3716">
        <w:rPr>
          <w:b/>
          <w:bCs/>
        </w:rPr>
        <w:t>ダニエルの姿から学ぶ「とりなしの祈り」の要点</w:t>
      </w:r>
    </w:p>
    <w:p w14:paraId="77A5461E" w14:textId="77777777" w:rsidR="007B3716" w:rsidRPr="007B3716" w:rsidRDefault="007B3716" w:rsidP="007B3716">
      <w:pPr>
        <w:numPr>
          <w:ilvl w:val="1"/>
          <w:numId w:val="7"/>
        </w:numPr>
      </w:pPr>
      <w:r w:rsidRPr="007B3716">
        <w:t>ダニエルの祈りの姿勢から、私たちが大切にすべきポイントをリストに挙げて整理してみましょう。</w:t>
      </w:r>
    </w:p>
    <w:p w14:paraId="1A7FEE01" w14:textId="77777777" w:rsidR="007B3716" w:rsidRPr="007B3716" w:rsidRDefault="007B3716" w:rsidP="007B3716">
      <w:pPr>
        <w:numPr>
          <w:ilvl w:val="0"/>
          <w:numId w:val="7"/>
        </w:numPr>
      </w:pPr>
      <w:r w:rsidRPr="007B3716">
        <w:rPr>
          <w:b/>
          <w:bCs/>
        </w:rPr>
        <w:t>遣わされた御使い（み使い）の存在</w:t>
      </w:r>
    </w:p>
    <w:p w14:paraId="38DA4EA4" w14:textId="77777777" w:rsidR="007B3716" w:rsidRPr="007B3716" w:rsidRDefault="007B3716" w:rsidP="007B3716">
      <w:pPr>
        <w:numPr>
          <w:ilvl w:val="1"/>
          <w:numId w:val="7"/>
        </w:numPr>
      </w:pPr>
      <w:r w:rsidRPr="007B3716">
        <w:t>深い喪に服していたダニエルのもとに遣わされたのは、誰だったと思いますか。聖書の記述から想像してみましょう。</w:t>
      </w:r>
    </w:p>
    <w:p w14:paraId="2A07BED9" w14:textId="77777777" w:rsidR="007B3716" w:rsidRPr="007B3716" w:rsidRDefault="007B3716" w:rsidP="007B3716">
      <w:pPr>
        <w:numPr>
          <w:ilvl w:val="0"/>
          <w:numId w:val="7"/>
        </w:numPr>
      </w:pPr>
      <w:r w:rsidRPr="007B3716">
        <w:rPr>
          <w:b/>
          <w:bCs/>
        </w:rPr>
        <w:t>祈りの最中、霊の世界（天の領域）で起きていたこと</w:t>
      </w:r>
    </w:p>
    <w:p w14:paraId="06315970" w14:textId="77777777" w:rsidR="007B3716" w:rsidRPr="007B3716" w:rsidRDefault="007B3716" w:rsidP="007B3716">
      <w:pPr>
        <w:numPr>
          <w:ilvl w:val="1"/>
          <w:numId w:val="7"/>
        </w:numPr>
      </w:pPr>
      <w:r w:rsidRPr="007B3716">
        <w:t>ダニエルが地上で21日間祈り続けていた時、霊の世界ではどのような戦いや動きが起きていたでしょうか。</w:t>
      </w:r>
    </w:p>
    <w:p w14:paraId="2E40BF8E" w14:textId="77777777" w:rsidR="007B3716" w:rsidRPr="007B3716" w:rsidRDefault="007B3716" w:rsidP="007B3716">
      <w:pPr>
        <w:numPr>
          <w:ilvl w:val="0"/>
          <w:numId w:val="7"/>
        </w:numPr>
      </w:pPr>
      <w:r w:rsidRPr="007B3716">
        <w:rPr>
          <w:b/>
          <w:bCs/>
        </w:rPr>
        <w:t>これからの祈りの実践に向けて</w:t>
      </w:r>
    </w:p>
    <w:p w14:paraId="05018853" w14:textId="77777777" w:rsidR="007B3716" w:rsidRPr="007B3716" w:rsidRDefault="007B3716" w:rsidP="007B3716">
      <w:pPr>
        <w:numPr>
          <w:ilvl w:val="1"/>
          <w:numId w:val="7"/>
        </w:numPr>
      </w:pPr>
      <w:r w:rsidRPr="007B3716">
        <w:t>今回の学びを通して、あなた自身の「とりなしの祈り」において、新しく取り入れたいことや、心に留めたい確信はありましたか。</w:t>
      </w:r>
    </w:p>
    <w:p w14:paraId="64600B38" w14:textId="0EFCF162" w:rsidR="00C04B4F" w:rsidRDefault="00C04B4F" w:rsidP="007B3716"/>
    <w:p w14:paraId="326B3A61" w14:textId="1E745C56" w:rsidR="00AD22C4" w:rsidRDefault="00AD22C4" w:rsidP="00AD22C4">
      <w:pPr>
        <w:pStyle w:val="af0"/>
      </w:pPr>
      <w:r>
        <w:rPr>
          <w:rFonts w:hint="eastAsia"/>
        </w:rPr>
        <w:t>以上</w:t>
      </w:r>
    </w:p>
    <w:p w14:paraId="35229CF7" w14:textId="5C7CD5F6" w:rsidR="00AD22C4" w:rsidRPr="007B3716" w:rsidRDefault="00AD22C4" w:rsidP="00AD22C4">
      <w:pPr>
        <w:jc w:val="right"/>
      </w:pPr>
      <w:r>
        <w:rPr>
          <w:rFonts w:hint="eastAsia"/>
        </w:rPr>
        <w:t>作成日　2026年5月5日</w:t>
      </w:r>
    </w:p>
    <w:sectPr w:rsidR="00AD22C4" w:rsidRPr="007B371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A4F32" w14:textId="77777777" w:rsidR="00655FCA" w:rsidRDefault="00655FCA" w:rsidP="00970275">
      <w:r>
        <w:separator/>
      </w:r>
    </w:p>
  </w:endnote>
  <w:endnote w:type="continuationSeparator" w:id="0">
    <w:p w14:paraId="21DF5A63" w14:textId="77777777" w:rsidR="00655FCA" w:rsidRDefault="00655FCA" w:rsidP="00970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4CE9B" w14:textId="77777777" w:rsidR="00655FCA" w:rsidRDefault="00655FCA" w:rsidP="00970275">
      <w:r>
        <w:separator/>
      </w:r>
    </w:p>
  </w:footnote>
  <w:footnote w:type="continuationSeparator" w:id="0">
    <w:p w14:paraId="010420C9" w14:textId="77777777" w:rsidR="00655FCA" w:rsidRDefault="00655FCA" w:rsidP="009702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491"/>
    <w:multiLevelType w:val="multilevel"/>
    <w:tmpl w:val="EDDC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D65A9"/>
    <w:multiLevelType w:val="multilevel"/>
    <w:tmpl w:val="BB8A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A60E53"/>
    <w:multiLevelType w:val="multilevel"/>
    <w:tmpl w:val="8BB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20EA7"/>
    <w:multiLevelType w:val="multilevel"/>
    <w:tmpl w:val="8B7C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E58DF"/>
    <w:multiLevelType w:val="multilevel"/>
    <w:tmpl w:val="331A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812EB"/>
    <w:multiLevelType w:val="multilevel"/>
    <w:tmpl w:val="00061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F9424C"/>
    <w:multiLevelType w:val="multilevel"/>
    <w:tmpl w:val="244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647854">
    <w:abstractNumId w:val="2"/>
  </w:num>
  <w:num w:numId="2" w16cid:durableId="1136682606">
    <w:abstractNumId w:val="1"/>
  </w:num>
  <w:num w:numId="3" w16cid:durableId="730078641">
    <w:abstractNumId w:val="3"/>
  </w:num>
  <w:num w:numId="4" w16cid:durableId="1678731184">
    <w:abstractNumId w:val="6"/>
  </w:num>
  <w:num w:numId="5" w16cid:durableId="86317806">
    <w:abstractNumId w:val="0"/>
  </w:num>
  <w:num w:numId="6" w16cid:durableId="1875381774">
    <w:abstractNumId w:val="4"/>
  </w:num>
  <w:num w:numId="7" w16cid:durableId="906363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0E"/>
    <w:rsid w:val="000066A0"/>
    <w:rsid w:val="000125F5"/>
    <w:rsid w:val="00012839"/>
    <w:rsid w:val="0002163B"/>
    <w:rsid w:val="00022C88"/>
    <w:rsid w:val="00030CA7"/>
    <w:rsid w:val="00035948"/>
    <w:rsid w:val="00050387"/>
    <w:rsid w:val="00050462"/>
    <w:rsid w:val="0005725B"/>
    <w:rsid w:val="0006783A"/>
    <w:rsid w:val="00086F08"/>
    <w:rsid w:val="000A500C"/>
    <w:rsid w:val="000A7808"/>
    <w:rsid w:val="000D46CE"/>
    <w:rsid w:val="000D544E"/>
    <w:rsid w:val="000E6A85"/>
    <w:rsid w:val="000F7C02"/>
    <w:rsid w:val="00111F1E"/>
    <w:rsid w:val="00134AE4"/>
    <w:rsid w:val="00141251"/>
    <w:rsid w:val="00144D85"/>
    <w:rsid w:val="0016030E"/>
    <w:rsid w:val="00172C2D"/>
    <w:rsid w:val="0018001F"/>
    <w:rsid w:val="00190DF5"/>
    <w:rsid w:val="001961F2"/>
    <w:rsid w:val="001B272F"/>
    <w:rsid w:val="001B784B"/>
    <w:rsid w:val="001D58E5"/>
    <w:rsid w:val="001E54AF"/>
    <w:rsid w:val="001F0940"/>
    <w:rsid w:val="0023575B"/>
    <w:rsid w:val="0027411E"/>
    <w:rsid w:val="002B2CCA"/>
    <w:rsid w:val="002D5DC7"/>
    <w:rsid w:val="002E264D"/>
    <w:rsid w:val="002F4DF2"/>
    <w:rsid w:val="0030730C"/>
    <w:rsid w:val="00315FB4"/>
    <w:rsid w:val="00363715"/>
    <w:rsid w:val="00372BB5"/>
    <w:rsid w:val="00382D0A"/>
    <w:rsid w:val="003A604C"/>
    <w:rsid w:val="003A725D"/>
    <w:rsid w:val="003B5BE4"/>
    <w:rsid w:val="003C1B47"/>
    <w:rsid w:val="003D2C89"/>
    <w:rsid w:val="003D6BE3"/>
    <w:rsid w:val="003F44A4"/>
    <w:rsid w:val="00416D3D"/>
    <w:rsid w:val="00420384"/>
    <w:rsid w:val="00420732"/>
    <w:rsid w:val="00446388"/>
    <w:rsid w:val="004554EB"/>
    <w:rsid w:val="00480D0C"/>
    <w:rsid w:val="004A3373"/>
    <w:rsid w:val="004C6A4B"/>
    <w:rsid w:val="004D13F3"/>
    <w:rsid w:val="004D678E"/>
    <w:rsid w:val="004F3E55"/>
    <w:rsid w:val="00504777"/>
    <w:rsid w:val="005109E6"/>
    <w:rsid w:val="005133C0"/>
    <w:rsid w:val="00515059"/>
    <w:rsid w:val="00523BE0"/>
    <w:rsid w:val="005301AF"/>
    <w:rsid w:val="00532A15"/>
    <w:rsid w:val="00555D60"/>
    <w:rsid w:val="00562668"/>
    <w:rsid w:val="00565022"/>
    <w:rsid w:val="00583A0E"/>
    <w:rsid w:val="00592F8C"/>
    <w:rsid w:val="005B72A4"/>
    <w:rsid w:val="005C5B3F"/>
    <w:rsid w:val="005D43EE"/>
    <w:rsid w:val="006052BC"/>
    <w:rsid w:val="006128DD"/>
    <w:rsid w:val="006160E6"/>
    <w:rsid w:val="0063555D"/>
    <w:rsid w:val="00655FCA"/>
    <w:rsid w:val="00664CFD"/>
    <w:rsid w:val="0069071F"/>
    <w:rsid w:val="00692D7D"/>
    <w:rsid w:val="006B3ABF"/>
    <w:rsid w:val="006C28BF"/>
    <w:rsid w:val="006C2E11"/>
    <w:rsid w:val="006C749F"/>
    <w:rsid w:val="006D298D"/>
    <w:rsid w:val="006D3E20"/>
    <w:rsid w:val="006E0BE9"/>
    <w:rsid w:val="006F21F0"/>
    <w:rsid w:val="006F450E"/>
    <w:rsid w:val="00701D23"/>
    <w:rsid w:val="00710A87"/>
    <w:rsid w:val="00715804"/>
    <w:rsid w:val="0072210E"/>
    <w:rsid w:val="00724A9E"/>
    <w:rsid w:val="00726EBC"/>
    <w:rsid w:val="007327CC"/>
    <w:rsid w:val="007658A6"/>
    <w:rsid w:val="007711BC"/>
    <w:rsid w:val="00775A63"/>
    <w:rsid w:val="007762C7"/>
    <w:rsid w:val="0078001E"/>
    <w:rsid w:val="007A1295"/>
    <w:rsid w:val="007A4895"/>
    <w:rsid w:val="007B3716"/>
    <w:rsid w:val="007C0C7E"/>
    <w:rsid w:val="007C281E"/>
    <w:rsid w:val="007C4A8C"/>
    <w:rsid w:val="007C6AB0"/>
    <w:rsid w:val="007D1A71"/>
    <w:rsid w:val="007D5B2A"/>
    <w:rsid w:val="007D6C5E"/>
    <w:rsid w:val="007E764B"/>
    <w:rsid w:val="007F49DB"/>
    <w:rsid w:val="007F4B7D"/>
    <w:rsid w:val="0080794F"/>
    <w:rsid w:val="008101CB"/>
    <w:rsid w:val="0081552A"/>
    <w:rsid w:val="00820BC6"/>
    <w:rsid w:val="008308E7"/>
    <w:rsid w:val="008324B5"/>
    <w:rsid w:val="008379F9"/>
    <w:rsid w:val="00854B1B"/>
    <w:rsid w:val="00871C6E"/>
    <w:rsid w:val="00887EA4"/>
    <w:rsid w:val="008A004D"/>
    <w:rsid w:val="008A230C"/>
    <w:rsid w:val="008B1529"/>
    <w:rsid w:val="008B418B"/>
    <w:rsid w:val="008D0B89"/>
    <w:rsid w:val="008D0D82"/>
    <w:rsid w:val="008D4323"/>
    <w:rsid w:val="00900869"/>
    <w:rsid w:val="00913BD1"/>
    <w:rsid w:val="00940931"/>
    <w:rsid w:val="0095232C"/>
    <w:rsid w:val="00956CE4"/>
    <w:rsid w:val="00970275"/>
    <w:rsid w:val="009A6FA6"/>
    <w:rsid w:val="009B4DD7"/>
    <w:rsid w:val="009C3CB6"/>
    <w:rsid w:val="009C4498"/>
    <w:rsid w:val="009D1493"/>
    <w:rsid w:val="009E7044"/>
    <w:rsid w:val="009E74E3"/>
    <w:rsid w:val="009F2F9E"/>
    <w:rsid w:val="00A24A2A"/>
    <w:rsid w:val="00A27A85"/>
    <w:rsid w:val="00A35CB7"/>
    <w:rsid w:val="00A626D6"/>
    <w:rsid w:val="00A8112A"/>
    <w:rsid w:val="00A84561"/>
    <w:rsid w:val="00A84701"/>
    <w:rsid w:val="00A943C1"/>
    <w:rsid w:val="00AA6CCD"/>
    <w:rsid w:val="00AC371F"/>
    <w:rsid w:val="00AC44FC"/>
    <w:rsid w:val="00AD0BAD"/>
    <w:rsid w:val="00AD22C4"/>
    <w:rsid w:val="00AE2ED2"/>
    <w:rsid w:val="00B07F0C"/>
    <w:rsid w:val="00B15D1F"/>
    <w:rsid w:val="00B20ED4"/>
    <w:rsid w:val="00B34432"/>
    <w:rsid w:val="00B44BFF"/>
    <w:rsid w:val="00B7042A"/>
    <w:rsid w:val="00B85B27"/>
    <w:rsid w:val="00B91674"/>
    <w:rsid w:val="00B9302C"/>
    <w:rsid w:val="00B94DBE"/>
    <w:rsid w:val="00B94F8A"/>
    <w:rsid w:val="00BA46D6"/>
    <w:rsid w:val="00BB3394"/>
    <w:rsid w:val="00BC0609"/>
    <w:rsid w:val="00BC4259"/>
    <w:rsid w:val="00C04B4F"/>
    <w:rsid w:val="00C14FC2"/>
    <w:rsid w:val="00C164BA"/>
    <w:rsid w:val="00C20CA7"/>
    <w:rsid w:val="00C21511"/>
    <w:rsid w:val="00C25207"/>
    <w:rsid w:val="00C257FB"/>
    <w:rsid w:val="00C2795E"/>
    <w:rsid w:val="00C469D8"/>
    <w:rsid w:val="00C52BE6"/>
    <w:rsid w:val="00C749F8"/>
    <w:rsid w:val="00C850F8"/>
    <w:rsid w:val="00CB425D"/>
    <w:rsid w:val="00CE34F2"/>
    <w:rsid w:val="00CE36D1"/>
    <w:rsid w:val="00CF1387"/>
    <w:rsid w:val="00D44C53"/>
    <w:rsid w:val="00D65D98"/>
    <w:rsid w:val="00D725EC"/>
    <w:rsid w:val="00D7687C"/>
    <w:rsid w:val="00D76FFB"/>
    <w:rsid w:val="00D84517"/>
    <w:rsid w:val="00D91465"/>
    <w:rsid w:val="00D918B9"/>
    <w:rsid w:val="00D9577B"/>
    <w:rsid w:val="00DA3725"/>
    <w:rsid w:val="00DA4268"/>
    <w:rsid w:val="00DB321A"/>
    <w:rsid w:val="00DD5598"/>
    <w:rsid w:val="00DE129E"/>
    <w:rsid w:val="00DE63BE"/>
    <w:rsid w:val="00DF4974"/>
    <w:rsid w:val="00E05E77"/>
    <w:rsid w:val="00E36F38"/>
    <w:rsid w:val="00E42EA7"/>
    <w:rsid w:val="00E64161"/>
    <w:rsid w:val="00E64DEC"/>
    <w:rsid w:val="00E67713"/>
    <w:rsid w:val="00E854F0"/>
    <w:rsid w:val="00E87244"/>
    <w:rsid w:val="00E87D63"/>
    <w:rsid w:val="00E93C3B"/>
    <w:rsid w:val="00E97CB6"/>
    <w:rsid w:val="00EC6C65"/>
    <w:rsid w:val="00ED0E67"/>
    <w:rsid w:val="00ED6791"/>
    <w:rsid w:val="00F011BF"/>
    <w:rsid w:val="00F04F73"/>
    <w:rsid w:val="00F15DFF"/>
    <w:rsid w:val="00F22A0B"/>
    <w:rsid w:val="00F726B6"/>
    <w:rsid w:val="00FA2D48"/>
    <w:rsid w:val="00FA6118"/>
    <w:rsid w:val="00FB08C0"/>
    <w:rsid w:val="00FB1866"/>
    <w:rsid w:val="00FB32F5"/>
    <w:rsid w:val="00FD368A"/>
    <w:rsid w:val="00FE2E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7A846C"/>
  <w15:chartTrackingRefBased/>
  <w15:docId w15:val="{2A13F953-B45C-4920-813B-F3A19C68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F8C"/>
    <w:pPr>
      <w:widowControl w:val="0"/>
    </w:pPr>
  </w:style>
  <w:style w:type="paragraph" w:styleId="1">
    <w:name w:val="heading 1"/>
    <w:basedOn w:val="a"/>
    <w:next w:val="a"/>
    <w:link w:val="10"/>
    <w:uiPriority w:val="9"/>
    <w:qFormat/>
    <w:rsid w:val="007221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221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21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221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21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21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21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21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21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21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221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21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221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21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21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21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21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21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21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21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21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21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210E"/>
    <w:pPr>
      <w:spacing w:before="160" w:after="160"/>
      <w:jc w:val="center"/>
    </w:pPr>
    <w:rPr>
      <w:i/>
      <w:iCs/>
      <w:color w:val="404040" w:themeColor="text1" w:themeTint="BF"/>
    </w:rPr>
  </w:style>
  <w:style w:type="character" w:customStyle="1" w:styleId="a8">
    <w:name w:val="引用文 (文字)"/>
    <w:basedOn w:val="a0"/>
    <w:link w:val="a7"/>
    <w:uiPriority w:val="29"/>
    <w:rsid w:val="0072210E"/>
    <w:rPr>
      <w:i/>
      <w:iCs/>
      <w:color w:val="404040" w:themeColor="text1" w:themeTint="BF"/>
    </w:rPr>
  </w:style>
  <w:style w:type="paragraph" w:styleId="a9">
    <w:name w:val="List Paragraph"/>
    <w:basedOn w:val="a"/>
    <w:uiPriority w:val="34"/>
    <w:qFormat/>
    <w:rsid w:val="0072210E"/>
    <w:pPr>
      <w:ind w:left="720"/>
      <w:contextualSpacing/>
    </w:pPr>
  </w:style>
  <w:style w:type="character" w:styleId="21">
    <w:name w:val="Intense Emphasis"/>
    <w:basedOn w:val="a0"/>
    <w:uiPriority w:val="21"/>
    <w:qFormat/>
    <w:rsid w:val="0072210E"/>
    <w:rPr>
      <w:i/>
      <w:iCs/>
      <w:color w:val="2F5496" w:themeColor="accent1" w:themeShade="BF"/>
    </w:rPr>
  </w:style>
  <w:style w:type="paragraph" w:styleId="22">
    <w:name w:val="Intense Quote"/>
    <w:basedOn w:val="a"/>
    <w:next w:val="a"/>
    <w:link w:val="23"/>
    <w:uiPriority w:val="30"/>
    <w:qFormat/>
    <w:rsid w:val="00722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2210E"/>
    <w:rPr>
      <w:i/>
      <w:iCs/>
      <w:color w:val="2F5496" w:themeColor="accent1" w:themeShade="BF"/>
    </w:rPr>
  </w:style>
  <w:style w:type="character" w:styleId="24">
    <w:name w:val="Intense Reference"/>
    <w:basedOn w:val="a0"/>
    <w:uiPriority w:val="32"/>
    <w:qFormat/>
    <w:rsid w:val="0072210E"/>
    <w:rPr>
      <w:b/>
      <w:bCs/>
      <w:smallCaps/>
      <w:color w:val="2F5496" w:themeColor="accent1" w:themeShade="BF"/>
      <w:spacing w:val="5"/>
    </w:rPr>
  </w:style>
  <w:style w:type="paragraph" w:styleId="aa">
    <w:name w:val="header"/>
    <w:basedOn w:val="a"/>
    <w:link w:val="ab"/>
    <w:uiPriority w:val="99"/>
    <w:unhideWhenUsed/>
    <w:rsid w:val="00970275"/>
    <w:pPr>
      <w:tabs>
        <w:tab w:val="center" w:pos="4252"/>
        <w:tab w:val="right" w:pos="8504"/>
      </w:tabs>
      <w:snapToGrid w:val="0"/>
    </w:pPr>
  </w:style>
  <w:style w:type="character" w:customStyle="1" w:styleId="ab">
    <w:name w:val="ヘッダー (文字)"/>
    <w:basedOn w:val="a0"/>
    <w:link w:val="aa"/>
    <w:uiPriority w:val="99"/>
    <w:rsid w:val="00970275"/>
  </w:style>
  <w:style w:type="paragraph" w:styleId="ac">
    <w:name w:val="footer"/>
    <w:basedOn w:val="a"/>
    <w:link w:val="ad"/>
    <w:uiPriority w:val="99"/>
    <w:unhideWhenUsed/>
    <w:rsid w:val="00970275"/>
    <w:pPr>
      <w:tabs>
        <w:tab w:val="center" w:pos="4252"/>
        <w:tab w:val="right" w:pos="8504"/>
      </w:tabs>
      <w:snapToGrid w:val="0"/>
    </w:pPr>
  </w:style>
  <w:style w:type="character" w:customStyle="1" w:styleId="ad">
    <w:name w:val="フッター (文字)"/>
    <w:basedOn w:val="a0"/>
    <w:link w:val="ac"/>
    <w:uiPriority w:val="99"/>
    <w:rsid w:val="00970275"/>
  </w:style>
  <w:style w:type="paragraph" w:styleId="Web">
    <w:name w:val="Normal (Web)"/>
    <w:basedOn w:val="a"/>
    <w:uiPriority w:val="99"/>
    <w:semiHidden/>
    <w:unhideWhenUsed/>
    <w:rsid w:val="00970275"/>
    <w:rPr>
      <w:rFonts w:ascii="Times New Roman" w:hAnsi="Times New Roman" w:cs="Times New Roman"/>
      <w:sz w:val="24"/>
    </w:rPr>
  </w:style>
  <w:style w:type="paragraph" w:styleId="ae">
    <w:name w:val="Revision"/>
    <w:hidden/>
    <w:uiPriority w:val="99"/>
    <w:semiHidden/>
    <w:rsid w:val="00F726B6"/>
  </w:style>
  <w:style w:type="character" w:styleId="af">
    <w:name w:val="Subtle Reference"/>
    <w:basedOn w:val="a0"/>
    <w:uiPriority w:val="31"/>
    <w:qFormat/>
    <w:rsid w:val="00592F8C"/>
    <w:rPr>
      <w:smallCaps/>
      <w:color w:val="5A5A5A" w:themeColor="text1" w:themeTint="A5"/>
    </w:rPr>
  </w:style>
  <w:style w:type="paragraph" w:styleId="af0">
    <w:name w:val="Closing"/>
    <w:basedOn w:val="a"/>
    <w:link w:val="af1"/>
    <w:uiPriority w:val="99"/>
    <w:unhideWhenUsed/>
    <w:rsid w:val="00AD22C4"/>
    <w:pPr>
      <w:jc w:val="right"/>
    </w:pPr>
  </w:style>
  <w:style w:type="character" w:customStyle="1" w:styleId="af1">
    <w:name w:val="結語 (文字)"/>
    <w:basedOn w:val="a0"/>
    <w:link w:val="af0"/>
    <w:uiPriority w:val="99"/>
    <w:rsid w:val="00AD2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13080</TotalTime>
  <Pages>3</Pages>
  <Words>363</Words>
  <Characters>2074</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175</cp:revision>
  <dcterms:created xsi:type="dcterms:W3CDTF">2026-03-30T21:49:00Z</dcterms:created>
  <dcterms:modified xsi:type="dcterms:W3CDTF">2026-05-09T22:10:00Z</dcterms:modified>
</cp:coreProperties>
</file>