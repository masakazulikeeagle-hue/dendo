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636E" w14:textId="77777777" w:rsidR="00970275" w:rsidRPr="00970275" w:rsidRDefault="00000000" w:rsidP="00970275">
      <w:r>
        <w:pict w14:anchorId="12D8B7C7">
          <v:rect id="_x0000_i1025" style="width:0;height:1.5pt" o:hralign="center" o:hrstd="t" o:hrnoshade="t" o:hr="t" fillcolor="gray" stroked="f">
            <v:textbox inset="5.85pt,.7pt,5.85pt,.7pt"/>
          </v:rect>
        </w:pict>
      </w:r>
    </w:p>
    <w:p w14:paraId="0AB74B74" w14:textId="4EA25C88" w:rsidR="00970275" w:rsidRPr="00970275" w:rsidRDefault="00970275" w:rsidP="00970275">
      <w:pPr>
        <w:rPr>
          <w:b/>
          <w:bCs/>
        </w:rPr>
      </w:pPr>
      <w:del w:id="0" w:author="user" w:date="2026-04-11T14:41:00Z" w16du:dateUtc="2026-04-11T05:41:00Z">
        <w:r w:rsidRPr="00970275" w:rsidDel="00523BE0">
          <w:rPr>
            <w:b/>
            <w:bCs/>
          </w:rPr>
          <w:delText>修正案：</w:delText>
        </w:r>
      </w:del>
      <w:r w:rsidRPr="00970275">
        <w:rPr>
          <w:b/>
          <w:bCs/>
        </w:rPr>
        <w:t>学び会「伝道シリーズ」</w:t>
      </w:r>
    </w:p>
    <w:p w14:paraId="34D66879" w14:textId="77777777" w:rsidR="00970275" w:rsidRPr="00970275" w:rsidRDefault="00970275" w:rsidP="00E93C3B">
      <w:pPr>
        <w:pStyle w:val="1"/>
      </w:pPr>
      <w:r w:rsidRPr="00970275">
        <w:t>第1回：なぜ伝道するのですか？</w:t>
      </w:r>
    </w:p>
    <w:p w14:paraId="2072C0CD" w14:textId="77777777" w:rsidR="00970275" w:rsidRPr="00970275" w:rsidRDefault="00970275" w:rsidP="00970275">
      <w:r w:rsidRPr="00970275">
        <w:t>皆様、こんにちは。今回、とりなしの祈りの場をお借りして、「伝道」に関する学びを担当させていただくことになりました。私自身、長老としての訓練の一環として、この機会を大切に用いさせていただきたいと願っております。10分ほどのお時間ですが、どうぞお付き合いください。</w:t>
      </w:r>
    </w:p>
    <w:p w14:paraId="6D5B3FF4" w14:textId="77777777" w:rsidR="00970275" w:rsidRPr="00970275" w:rsidRDefault="00970275" w:rsidP="00970275">
      <w:r w:rsidRPr="00970275">
        <w:t>この学びでは、毎回ひとつの「質問」を設定し、それに対して聖書が何と言っているかをご一緒に探っていきたいと思います。</w:t>
      </w:r>
    </w:p>
    <w:p w14:paraId="60B1586B" w14:textId="77777777" w:rsidR="00970275" w:rsidRPr="00970275" w:rsidRDefault="00970275" w:rsidP="00E93C3B">
      <w:pPr>
        <w:pStyle w:val="2"/>
      </w:pPr>
      <w:r w:rsidRPr="00970275">
        <w:t>1. 私たちが抱く「伝道」への本音</w:t>
      </w:r>
    </w:p>
    <w:p w14:paraId="0E99E68D" w14:textId="77777777" w:rsidR="00970275" w:rsidRPr="00970275" w:rsidRDefault="00970275" w:rsidP="00970275">
      <w:r w:rsidRPr="00970275">
        <w:t>信仰年数を重ねると当たり前に思えることでも、信仰を持って間もない方や、真面目に考えようとする方ほど、次のような疑問や葛藤を抱くことがあります。</w:t>
      </w:r>
    </w:p>
    <w:p w14:paraId="412E755B" w14:textId="77777777" w:rsidR="00970275" w:rsidRPr="00970275" w:rsidRDefault="00970275" w:rsidP="00970275">
      <w:pPr>
        <w:numPr>
          <w:ilvl w:val="0"/>
          <w:numId w:val="4"/>
        </w:numPr>
      </w:pPr>
      <w:r w:rsidRPr="00970275">
        <w:t>「伝道は難しく、ハードルが高い」</w:t>
      </w:r>
    </w:p>
    <w:p w14:paraId="2E58FE80" w14:textId="77777777" w:rsidR="00970275" w:rsidRPr="00970275" w:rsidRDefault="00970275" w:rsidP="00970275">
      <w:pPr>
        <w:numPr>
          <w:ilvl w:val="0"/>
          <w:numId w:val="4"/>
        </w:numPr>
      </w:pPr>
      <w:r w:rsidRPr="00970275">
        <w:t>「特別な訓練を受けた献身者がすることではないか」</w:t>
      </w:r>
    </w:p>
    <w:p w14:paraId="27283132" w14:textId="77777777" w:rsidR="00970275" w:rsidRPr="00970275" w:rsidRDefault="00970275" w:rsidP="00970275">
      <w:pPr>
        <w:numPr>
          <w:ilvl w:val="0"/>
          <w:numId w:val="4"/>
        </w:numPr>
      </w:pPr>
      <w:r w:rsidRPr="00970275">
        <w:t>「人の気持ちを変えるなんて、自分にはとてもできない」</w:t>
      </w:r>
    </w:p>
    <w:p w14:paraId="4BF40396" w14:textId="77777777" w:rsidR="00970275" w:rsidRPr="00970275" w:rsidRDefault="00970275" w:rsidP="00970275">
      <w:r w:rsidRPr="00970275">
        <w:t>頭では「すべきこと」と分かっていても、心が追いつかない。そんな経験は誰にでもあるのではないでしょうか。では、どうすればよいのでしょうか。それは、私たちの考え方を御言葉に合わせて更新していくことです。</w:t>
      </w:r>
    </w:p>
    <w:p w14:paraId="6B3A62B6" w14:textId="71527B99" w:rsidR="00970275" w:rsidRPr="00970275" w:rsidRDefault="00970275">
      <w:pPr>
        <w:pStyle w:val="a7"/>
        <w:pPrChange w:id="1" w:author="user" w:date="2026-04-12T20:47:00Z" w16du:dateUtc="2026-04-12T11:47:00Z">
          <w:pPr/>
        </w:pPrChange>
      </w:pPr>
      <w:r w:rsidRPr="00970275">
        <w:t>「この世と</w:t>
      </w:r>
      <w:r w:rsidR="007F4B7D">
        <w:rPr>
          <w:rFonts w:hint="eastAsia"/>
        </w:rPr>
        <w:t>調子を合わせてはいけ</w:t>
      </w:r>
      <w:r w:rsidRPr="00970275">
        <w:t>ません。むしろ、心を新たにすることで、自分を変えていただきなさい。」（ローマ12:2）</w:t>
      </w:r>
    </w:p>
    <w:p w14:paraId="39E9DC6D" w14:textId="77777777" w:rsidR="00970275" w:rsidRPr="00970275" w:rsidRDefault="00970275" w:rsidP="00970275">
      <w:r w:rsidRPr="00970275">
        <w:t>まずは「伝道」に対するイメージを聖書から再確認し、私たちの視点を見直してみましょう。</w:t>
      </w:r>
    </w:p>
    <w:p w14:paraId="5BBA0242" w14:textId="77777777" w:rsidR="00970275" w:rsidRPr="00970275" w:rsidRDefault="00970275" w:rsidP="00E93C3B">
      <w:pPr>
        <w:pStyle w:val="2"/>
      </w:pPr>
      <w:r w:rsidRPr="00970275">
        <w:t>2. 聖書が語る「伝道」の3つの側面</w:t>
      </w:r>
    </w:p>
    <w:p w14:paraId="09F594D1" w14:textId="77777777" w:rsidR="00970275" w:rsidRPr="00970275" w:rsidRDefault="00970275" w:rsidP="00970275">
      <w:r w:rsidRPr="00970275">
        <w:rPr>
          <w:b/>
          <w:bCs/>
        </w:rPr>
        <w:t>① 主の命令である（マタイ28:19-20）</w:t>
      </w:r>
    </w:p>
    <w:p w14:paraId="2D5ACC8D" w14:textId="77777777" w:rsidR="00970275" w:rsidRPr="00970275" w:rsidRDefault="00970275" w:rsidP="00970275">
      <w:r w:rsidRPr="00970275">
        <w:t>ここには、あらゆる国の人々を弟子とし、バプテスマを授け、主の教えを守るように教えることが記されています。これは一部の人へのアドバイスではなく、主イエスが残された「大宣教命令」です。</w:t>
      </w:r>
    </w:p>
    <w:p w14:paraId="0F6600A9" w14:textId="77777777" w:rsidR="00970275" w:rsidRPr="00970275" w:rsidRDefault="00970275" w:rsidP="00970275">
      <w:r w:rsidRPr="00970275">
        <w:rPr>
          <w:b/>
          <w:bCs/>
        </w:rPr>
        <w:t>② 聖霊の力によるものである（使徒1:8）</w:t>
      </w:r>
    </w:p>
    <w:p w14:paraId="57341927" w14:textId="26DD2BF4" w:rsidR="00970275" w:rsidRPr="00970275" w:rsidRDefault="00970275" w:rsidP="00970275">
      <w:r w:rsidRPr="00970275">
        <w:t>伝道は自分の力で頑張るものではありません。聖霊様が私たちの内に働き、</w:t>
      </w:r>
      <w:ins w:id="2" w:author="user" w:date="2026-04-11T14:31:00Z" w16du:dateUtc="2026-04-11T05:31:00Z">
        <w:r w:rsidR="00F726B6" w:rsidRPr="00F726B6">
          <w:rPr>
            <w:rFonts w:hint="eastAsia"/>
          </w:rPr>
          <w:t>私たちの生き方とことばの両方を通して、神の愛と福音を証しする者としてくださる</w:t>
        </w:r>
      </w:ins>
      <w:del w:id="3" w:author="user" w:date="2026-04-11T14:31:00Z" w16du:dateUtc="2026-04-11T05:31:00Z">
        <w:r w:rsidRPr="00970275" w:rsidDel="00F726B6">
          <w:delText>私たちの生き方を通して神の愛を示す「証人」としてくださる</w:delText>
        </w:r>
      </w:del>
      <w:r w:rsidRPr="00970275">
        <w:t>のです。</w:t>
      </w:r>
    </w:p>
    <w:p w14:paraId="04B5CB22" w14:textId="77777777" w:rsidR="00970275" w:rsidRPr="00970275" w:rsidRDefault="00970275" w:rsidP="00970275">
      <w:r w:rsidRPr="00970275">
        <w:rPr>
          <w:b/>
          <w:bCs/>
        </w:rPr>
        <w:lastRenderedPageBreak/>
        <w:t>③ 愛と尊敬をもって備えるものである（第1ペテロ3:15-16）</w:t>
      </w:r>
    </w:p>
    <w:p w14:paraId="4D3E8249" w14:textId="77777777" w:rsidR="00970275" w:rsidRPr="00970275" w:rsidRDefault="00970275" w:rsidP="00970275">
      <w:r w:rsidRPr="00970275">
        <w:t>伝道とは無理やり信じ込ませることではありません。心にキリストを主として戴き、私たちの内にある「希望」の理由を問われたとき、いつでも答えられる準備をしておくことです。その際は、相手への愛と尊敬を忘れてはならないと教えられています。</w:t>
      </w:r>
    </w:p>
    <w:p w14:paraId="7219076E" w14:textId="77777777" w:rsidR="00970275" w:rsidRPr="00970275" w:rsidRDefault="00970275" w:rsidP="00E93C3B">
      <w:pPr>
        <w:pStyle w:val="2"/>
      </w:pPr>
      <w:r w:rsidRPr="00970275">
        <w:t>3. まとめ：伝道において大切なこと</w:t>
      </w:r>
    </w:p>
    <w:p w14:paraId="453EE9CB" w14:textId="77777777" w:rsidR="00970275" w:rsidRPr="00970275" w:rsidRDefault="00970275" w:rsidP="00970275">
      <w:r w:rsidRPr="00970275">
        <w:t>この3つの箇所から、私たちが心に留めるべきポイントは以下の通りです。</w:t>
      </w:r>
    </w:p>
    <w:p w14:paraId="199BDAB4" w14:textId="748831E6" w:rsidR="00970275" w:rsidRPr="00970275" w:rsidRDefault="00970275" w:rsidP="00970275">
      <w:pPr>
        <w:numPr>
          <w:ilvl w:val="0"/>
          <w:numId w:val="5"/>
        </w:numPr>
      </w:pPr>
      <w:r w:rsidRPr="00970275">
        <w:rPr>
          <w:b/>
          <w:bCs/>
        </w:rPr>
        <w:t>命の火:</w:t>
      </w:r>
      <w:r w:rsidRPr="00970275">
        <w:t xml:space="preserve"> </w:t>
      </w:r>
      <w:ins w:id="4" w:author="user" w:date="2026-04-11T14:33:00Z" w16du:dateUtc="2026-04-11T05:33:00Z">
        <w:r w:rsidR="00DD5598" w:rsidRPr="00DD5598">
          <w:rPr>
            <w:rFonts w:hint="eastAsia"/>
          </w:rPr>
          <w:t>伝道は主の命令であると同時に、私たちが受けた救いの恵みへの応答でもあります。</w:t>
        </w:r>
      </w:ins>
      <w:del w:id="5" w:author="user" w:date="2026-04-11T14:33:00Z" w16du:dateUtc="2026-04-11T05:33:00Z">
        <w:r w:rsidRPr="00970275" w:rsidDel="00DD5598">
          <w:delText>伝道は主の命令です。</w:delText>
        </w:r>
      </w:del>
      <w:r w:rsidRPr="00970275">
        <w:t>教会がこの働きを忘れてしまえば、私たちの内にある霊的な命の火が消えてしまうほど重要な務めです。</w:t>
      </w:r>
    </w:p>
    <w:p w14:paraId="0B21E996" w14:textId="77777777" w:rsidR="00970275" w:rsidRPr="00970275" w:rsidRDefault="00970275" w:rsidP="00970275">
      <w:pPr>
        <w:numPr>
          <w:ilvl w:val="0"/>
          <w:numId w:val="5"/>
        </w:numPr>
      </w:pPr>
      <w:r w:rsidRPr="00970275">
        <w:rPr>
          <w:b/>
          <w:bCs/>
        </w:rPr>
        <w:t>聖霊の助け:</w:t>
      </w:r>
      <w:r w:rsidRPr="00970275">
        <w:t xml:space="preserve"> 私たちの努力ではなく、聖霊様の助けなしには決して果たせません。</w:t>
      </w:r>
    </w:p>
    <w:p w14:paraId="2F0AC9D4" w14:textId="77777777" w:rsidR="00970275" w:rsidRPr="00970275" w:rsidRDefault="00970275" w:rsidP="00970275">
      <w:pPr>
        <w:numPr>
          <w:ilvl w:val="0"/>
          <w:numId w:val="5"/>
        </w:numPr>
      </w:pPr>
      <w:r w:rsidRPr="00970275">
        <w:rPr>
          <w:b/>
          <w:bCs/>
        </w:rPr>
        <w:t>関係性の構築:</w:t>
      </w:r>
      <w:r w:rsidRPr="00970275">
        <w:t xml:space="preserve"> 無理な勧誘ではなく、相手との良い関係を築き、愛と尊敬を持って、備えていた「希望」を分かち合うことに本質があります。</w:t>
      </w:r>
    </w:p>
    <w:p w14:paraId="4BED958B" w14:textId="77777777" w:rsidR="00970275" w:rsidRPr="00970275" w:rsidRDefault="00970275" w:rsidP="00E93C3B">
      <w:pPr>
        <w:pStyle w:val="2"/>
      </w:pPr>
      <w:r w:rsidRPr="00970275">
        <w:t>次回に向けて</w:t>
      </w:r>
    </w:p>
    <w:p w14:paraId="748ED2EE" w14:textId="77777777" w:rsidR="00970275" w:rsidRPr="00970275" w:rsidRDefault="00970275" w:rsidP="00970275">
      <w:r w:rsidRPr="00970275">
        <w:t>すでに熟知されている方も、これから通読される方も、改めてこの3箇所を確認してみてください。</w:t>
      </w:r>
    </w:p>
    <w:p w14:paraId="556EEBBD" w14:textId="35F65C59" w:rsidR="002B2CCA" w:rsidRDefault="008B1529" w:rsidP="00970275">
      <w:pPr>
        <w:rPr>
          <w:ins w:id="6" w:author="user" w:date="2026-04-16T21:44:00Z" w16du:dateUtc="2026-04-16T12:44:00Z"/>
        </w:rPr>
      </w:pPr>
      <w:r w:rsidRPr="008B1529">
        <w:t>「自分の考え」と「御言葉」のギャップこそが、新しい学びの出発点です。次回の学びも、そのギャップを埋めていくための具体的な質問を続けながら、さらに一歩踏み込んだ学びを継続していきましょう。</w:t>
      </w:r>
    </w:p>
    <w:p w14:paraId="577123FB" w14:textId="595AD99A" w:rsidR="00141251" w:rsidRPr="00970275" w:rsidRDefault="00141251" w:rsidP="00141251">
      <w:pPr>
        <w:jc w:val="right"/>
        <w:rPr>
          <w:rFonts w:hint="eastAsia"/>
        </w:rPr>
        <w:pPrChange w:id="7" w:author="user" w:date="2026-04-16T21:44:00Z" w16du:dateUtc="2026-04-16T12:44:00Z">
          <w:pPr/>
        </w:pPrChange>
      </w:pPr>
      <w:ins w:id="8" w:author="user" w:date="2026-04-16T21:44:00Z" w16du:dateUtc="2026-04-16T12:44:00Z">
        <w:r>
          <w:rPr>
            <w:rFonts w:hint="eastAsia"/>
          </w:rPr>
          <w:t xml:space="preserve">作成日　</w:t>
        </w:r>
        <w:r>
          <w:t>2026/04/16</w:t>
        </w:r>
      </w:ins>
    </w:p>
    <w:sectPr w:rsidR="00141251" w:rsidRPr="0097027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6543E" w14:textId="77777777" w:rsidR="003D2C89" w:rsidRDefault="003D2C89" w:rsidP="00970275">
      <w:r>
        <w:separator/>
      </w:r>
    </w:p>
  </w:endnote>
  <w:endnote w:type="continuationSeparator" w:id="0">
    <w:p w14:paraId="078D3030" w14:textId="77777777" w:rsidR="003D2C89" w:rsidRDefault="003D2C89" w:rsidP="0097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93F18" w14:textId="77777777" w:rsidR="003D2C89" w:rsidRDefault="003D2C89" w:rsidP="00970275">
      <w:r>
        <w:separator/>
      </w:r>
    </w:p>
  </w:footnote>
  <w:footnote w:type="continuationSeparator" w:id="0">
    <w:p w14:paraId="6F856936" w14:textId="77777777" w:rsidR="003D2C89" w:rsidRDefault="003D2C89" w:rsidP="00970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491"/>
    <w:multiLevelType w:val="multilevel"/>
    <w:tmpl w:val="EDDC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D65A9"/>
    <w:multiLevelType w:val="multilevel"/>
    <w:tmpl w:val="BB8A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A60E53"/>
    <w:multiLevelType w:val="multilevel"/>
    <w:tmpl w:val="8BB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20EA7"/>
    <w:multiLevelType w:val="multilevel"/>
    <w:tmpl w:val="8B7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E58DF"/>
    <w:multiLevelType w:val="multilevel"/>
    <w:tmpl w:val="331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9424C"/>
    <w:multiLevelType w:val="multilevel"/>
    <w:tmpl w:val="244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647854">
    <w:abstractNumId w:val="2"/>
  </w:num>
  <w:num w:numId="2" w16cid:durableId="1136682606">
    <w:abstractNumId w:val="1"/>
  </w:num>
  <w:num w:numId="3" w16cid:durableId="730078641">
    <w:abstractNumId w:val="3"/>
  </w:num>
  <w:num w:numId="4" w16cid:durableId="1678731184">
    <w:abstractNumId w:val="5"/>
  </w:num>
  <w:num w:numId="5" w16cid:durableId="86317806">
    <w:abstractNumId w:val="0"/>
  </w:num>
  <w:num w:numId="6" w16cid:durableId="187538177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0E"/>
    <w:rsid w:val="000125F5"/>
    <w:rsid w:val="000A7808"/>
    <w:rsid w:val="000F7C02"/>
    <w:rsid w:val="00134AE4"/>
    <w:rsid w:val="00141251"/>
    <w:rsid w:val="00172C2D"/>
    <w:rsid w:val="001B272F"/>
    <w:rsid w:val="002B2CCA"/>
    <w:rsid w:val="0030730C"/>
    <w:rsid w:val="00382D0A"/>
    <w:rsid w:val="003C1B47"/>
    <w:rsid w:val="003D2C89"/>
    <w:rsid w:val="003F44A4"/>
    <w:rsid w:val="004554EB"/>
    <w:rsid w:val="00523BE0"/>
    <w:rsid w:val="00555D60"/>
    <w:rsid w:val="00592F8C"/>
    <w:rsid w:val="005C5B3F"/>
    <w:rsid w:val="006128DD"/>
    <w:rsid w:val="0069071F"/>
    <w:rsid w:val="006C749F"/>
    <w:rsid w:val="0072210E"/>
    <w:rsid w:val="00726EBC"/>
    <w:rsid w:val="007327CC"/>
    <w:rsid w:val="007658A6"/>
    <w:rsid w:val="007A4895"/>
    <w:rsid w:val="007D5B2A"/>
    <w:rsid w:val="007D6C5E"/>
    <w:rsid w:val="007F4B7D"/>
    <w:rsid w:val="0081552A"/>
    <w:rsid w:val="008324B5"/>
    <w:rsid w:val="008379F9"/>
    <w:rsid w:val="00887EA4"/>
    <w:rsid w:val="008A230C"/>
    <w:rsid w:val="008B1529"/>
    <w:rsid w:val="00940931"/>
    <w:rsid w:val="00970275"/>
    <w:rsid w:val="009D1493"/>
    <w:rsid w:val="009E74E3"/>
    <w:rsid w:val="00A626D6"/>
    <w:rsid w:val="00A84561"/>
    <w:rsid w:val="00AE2ED2"/>
    <w:rsid w:val="00B07F0C"/>
    <w:rsid w:val="00B94F8A"/>
    <w:rsid w:val="00C20CA7"/>
    <w:rsid w:val="00C257FB"/>
    <w:rsid w:val="00CB425D"/>
    <w:rsid w:val="00CE34F2"/>
    <w:rsid w:val="00D84517"/>
    <w:rsid w:val="00DD5598"/>
    <w:rsid w:val="00DF4974"/>
    <w:rsid w:val="00E36F38"/>
    <w:rsid w:val="00E42EA7"/>
    <w:rsid w:val="00E67713"/>
    <w:rsid w:val="00E87D63"/>
    <w:rsid w:val="00E93C3B"/>
    <w:rsid w:val="00F15DFF"/>
    <w:rsid w:val="00F726B6"/>
    <w:rsid w:val="00FB18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7A846C"/>
  <w15:chartTrackingRefBased/>
  <w15:docId w15:val="{2A13F953-B45C-4920-813B-F3A19C68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F8C"/>
    <w:pPr>
      <w:widowControl w:val="0"/>
    </w:pPr>
  </w:style>
  <w:style w:type="paragraph" w:styleId="1">
    <w:name w:val="heading 1"/>
    <w:basedOn w:val="a"/>
    <w:next w:val="a"/>
    <w:link w:val="10"/>
    <w:uiPriority w:val="9"/>
    <w:qFormat/>
    <w:rsid w:val="007221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221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21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21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21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21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21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21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21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21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221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21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21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21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21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21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21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21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21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2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1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2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210E"/>
    <w:pPr>
      <w:spacing w:before="160" w:after="160"/>
      <w:jc w:val="center"/>
    </w:pPr>
    <w:rPr>
      <w:i/>
      <w:iCs/>
      <w:color w:val="404040" w:themeColor="text1" w:themeTint="BF"/>
    </w:rPr>
  </w:style>
  <w:style w:type="character" w:customStyle="1" w:styleId="a8">
    <w:name w:val="引用文 (文字)"/>
    <w:basedOn w:val="a0"/>
    <w:link w:val="a7"/>
    <w:uiPriority w:val="29"/>
    <w:rsid w:val="0072210E"/>
    <w:rPr>
      <w:i/>
      <w:iCs/>
      <w:color w:val="404040" w:themeColor="text1" w:themeTint="BF"/>
    </w:rPr>
  </w:style>
  <w:style w:type="paragraph" w:styleId="a9">
    <w:name w:val="List Paragraph"/>
    <w:basedOn w:val="a"/>
    <w:uiPriority w:val="34"/>
    <w:qFormat/>
    <w:rsid w:val="0072210E"/>
    <w:pPr>
      <w:ind w:left="720"/>
      <w:contextualSpacing/>
    </w:pPr>
  </w:style>
  <w:style w:type="character" w:styleId="21">
    <w:name w:val="Intense Emphasis"/>
    <w:basedOn w:val="a0"/>
    <w:uiPriority w:val="21"/>
    <w:qFormat/>
    <w:rsid w:val="0072210E"/>
    <w:rPr>
      <w:i/>
      <w:iCs/>
      <w:color w:val="2F5496" w:themeColor="accent1" w:themeShade="BF"/>
    </w:rPr>
  </w:style>
  <w:style w:type="paragraph" w:styleId="22">
    <w:name w:val="Intense Quote"/>
    <w:basedOn w:val="a"/>
    <w:next w:val="a"/>
    <w:link w:val="23"/>
    <w:uiPriority w:val="30"/>
    <w:qFormat/>
    <w:rsid w:val="00722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2210E"/>
    <w:rPr>
      <w:i/>
      <w:iCs/>
      <w:color w:val="2F5496" w:themeColor="accent1" w:themeShade="BF"/>
    </w:rPr>
  </w:style>
  <w:style w:type="character" w:styleId="24">
    <w:name w:val="Intense Reference"/>
    <w:basedOn w:val="a0"/>
    <w:uiPriority w:val="32"/>
    <w:qFormat/>
    <w:rsid w:val="0072210E"/>
    <w:rPr>
      <w:b/>
      <w:bCs/>
      <w:smallCaps/>
      <w:color w:val="2F5496" w:themeColor="accent1" w:themeShade="BF"/>
      <w:spacing w:val="5"/>
    </w:rPr>
  </w:style>
  <w:style w:type="paragraph" w:styleId="aa">
    <w:name w:val="header"/>
    <w:basedOn w:val="a"/>
    <w:link w:val="ab"/>
    <w:uiPriority w:val="99"/>
    <w:unhideWhenUsed/>
    <w:rsid w:val="00970275"/>
    <w:pPr>
      <w:tabs>
        <w:tab w:val="center" w:pos="4252"/>
        <w:tab w:val="right" w:pos="8504"/>
      </w:tabs>
      <w:snapToGrid w:val="0"/>
    </w:pPr>
  </w:style>
  <w:style w:type="character" w:customStyle="1" w:styleId="ab">
    <w:name w:val="ヘッダー (文字)"/>
    <w:basedOn w:val="a0"/>
    <w:link w:val="aa"/>
    <w:uiPriority w:val="99"/>
    <w:rsid w:val="00970275"/>
  </w:style>
  <w:style w:type="paragraph" w:styleId="ac">
    <w:name w:val="footer"/>
    <w:basedOn w:val="a"/>
    <w:link w:val="ad"/>
    <w:uiPriority w:val="99"/>
    <w:unhideWhenUsed/>
    <w:rsid w:val="00970275"/>
    <w:pPr>
      <w:tabs>
        <w:tab w:val="center" w:pos="4252"/>
        <w:tab w:val="right" w:pos="8504"/>
      </w:tabs>
      <w:snapToGrid w:val="0"/>
    </w:pPr>
  </w:style>
  <w:style w:type="character" w:customStyle="1" w:styleId="ad">
    <w:name w:val="フッター (文字)"/>
    <w:basedOn w:val="a0"/>
    <w:link w:val="ac"/>
    <w:uiPriority w:val="99"/>
    <w:rsid w:val="00970275"/>
  </w:style>
  <w:style w:type="paragraph" w:styleId="Web">
    <w:name w:val="Normal (Web)"/>
    <w:basedOn w:val="a"/>
    <w:uiPriority w:val="99"/>
    <w:semiHidden/>
    <w:unhideWhenUsed/>
    <w:rsid w:val="00970275"/>
    <w:rPr>
      <w:rFonts w:ascii="Times New Roman" w:hAnsi="Times New Roman" w:cs="Times New Roman"/>
      <w:sz w:val="24"/>
    </w:rPr>
  </w:style>
  <w:style w:type="paragraph" w:styleId="ae">
    <w:name w:val="Revision"/>
    <w:hidden/>
    <w:uiPriority w:val="99"/>
    <w:semiHidden/>
    <w:rsid w:val="00F726B6"/>
  </w:style>
  <w:style w:type="character" w:styleId="af">
    <w:name w:val="Subtle Reference"/>
    <w:basedOn w:val="a0"/>
    <w:uiPriority w:val="31"/>
    <w:qFormat/>
    <w:rsid w:val="00592F8C"/>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5189</TotalTime>
  <Pages>2</Pages>
  <Words>211</Words>
  <Characters>1203</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2026-03-30T21:49:00Z</dcterms:created>
  <dcterms:modified xsi:type="dcterms:W3CDTF">2026-04-16T12:44:00Z</dcterms:modified>
</cp:coreProperties>
</file>